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E6F9FF" w14:textId="6FB53D49" w:rsidR="0051184F" w:rsidRDefault="003530A8">
      <w:r>
        <w:t>GitHub repository: [PASTE YOUR REPOSITORY URL HERE]</w:t>
      </w:r>
      <w:r w:rsidR="00E73B14">
        <w:rPr>
          <w:noProof/>
          <w:lang w:val="en-US" w:eastAsia="en-US"/>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">
                <v:group id="Group 150243782" o:spid="_x0000_s1027" style="position:absolute;left:52317;width:2286;height:75600" coordsize="2286,9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zj0ccAAADi&#10;AAAADwAAAAAAAAAAAAAAAACqAgAAZHJzL2Rvd25yZXYueG1sUEsFBgAAAAAEAAQA+gAAAJ4DAAAA&#10;AA==&#10;">
                  <v:rect id="Rectangle 1022607563" o:spid="_x0000_s1028" style="position:absolute;width:2286;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mFsYA&#10;AADjAAAADwAAAGRycy9kb3ducmV2LnhtbERPzU7DMAy+I+0dIk/ixpIFKFCWTYBAgp1GxwOYxjTV&#10;Gqc0YevefkFC4ujv34vV6DuxpyG2gQ3MZwoEcR1sy42Bj+3LxS2ImJAtdoHJwJEirJaTswWWNhz4&#10;nfZVakQO4ViiAZdSX0oZa0ce4yz0xJn7CoPHlM+hkXbAQw73ndRKFdJjy7nBYU9Pjupd9eMNbK4C&#10;6WcdH6vG37nxc7t++8bCmPPp+HAPItGY/sV/7leb5yutC3VzXVzC708ZALk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mFsYAAADjAAAADwAAAAAAAAAAAAAAAACYAgAAZHJz&#10;L2Rvd25yZXYueG1sUEsFBgAAAAAEAAQA9QAAAIsD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JCHMgA&#10;AADiAAAADwAAAGRycy9kb3ducmV2LnhtbESPT2vCMBjG74N9h/AOdptpZQbpjDKmYwq76PTQ20vz&#10;2hSbN6WJWr+9OQg7Pjz/+M0Wg2vFhfrQeNaQjzIQxJU3Ddca9n/fb1MQISIbbD2ThhsFWMyfn2ZY&#10;GH/lLV12sRZphEOBGmyMXSFlqCw5DCPfESfv6HuHMcm+lqbHaxp3rRxnmZIOG04PFjv6slSddmen&#10;YYXlgLkcb9Rha3/2uCoPy99S69eX4fMDRKQh/ocf7bXRoN4n+TRTKkEkpIQDcn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kkIcyAAAAOIAAAAPAAAAAAAAAAAAAAAAAJgCAABk&#10;cnMvZG93bnJldi54bWxQSwUGAAAAAAQABAD1AAAAjQM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WBuscA&#10;AADiAAAADwAAAGRycy9kb3ducmV2LnhtbESP0WrCQBRE3wv+w3IF3+pGJVWjq4gi+CKlsR9wyV6z&#10;wezdmF1j+vddodDHYWbOMOttb2vRUesrxwom4wQEceF0xaWC78vxfQHCB2SNtWNS8EMetpvB2xoz&#10;7Z78RV0eShEh7DNUYEJoMil9YciiH7uGOHpX11oMUbal1C0+I9zWcpokH9JixXHBYEN7Q8Utf1gF&#10;6TL1h67/rNGYy+G+n+9O57xUajTsdysQgfrwH/5rn7SCWSSmi/kshdeleAf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lgbrHAAAA4gAAAA8AAAAAAAAAAAAAAAAAmAIAAGRy&#10;cy9kb3ducmV2LnhtbFBLBQYAAAAABAAEAPUAAACMAw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sidR="00E73B14">
        <w:rPr>
          <w:noProof/>
          <w:lang w:val="en-US" w:eastAsia="en-US"/>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Change w:id="0" w:author="User" w:date="2026-10-14T16:46:00Z">
          <w:tblPr>
            <w:tblW w:w="9015" w:type="dxa"/>
            <w:tblBorders>
              <w:insideH w:val="nil"/>
              <w:insideV w:val="nil"/>
            </w:tblBorders>
            <w:tblLayout w:type="fixed"/>
            <w:tblLook w:val="0400" w:firstRow="0" w:lastRow="0" w:firstColumn="0" w:lastColumn="0" w:noHBand="0" w:noVBand="1"/>
          </w:tblPr>
        </w:tblPrChange>
      </w:tblPr>
      <w:tblGrid>
        <w:gridCol w:w="4770"/>
        <w:gridCol w:w="4245"/>
        <w:tblGridChange w:id="1">
          <w:tblGrid>
            <w:gridCol w:w="3256"/>
            <w:gridCol w:w="5759"/>
          </w:tblGrid>
        </w:tblGridChange>
      </w:tblGrid>
      <w:tr w:rsidR="0024408F" w14:paraId="465F2D17" w14:textId="77777777" w:rsidTr="00C74121">
        <w:tc>
          <w:tcPr>
            <w:tcW w:w="4770" w:type="dxa"/>
            <w:tcBorders>
              <w:top w:val="nil"/>
              <w:left w:val="nil"/>
              <w:bottom w:val="nil"/>
              <w:right w:val="nil"/>
            </w:tcBorders>
            <w:hideMark/>
            <w:tcPrChange w:id="2" w:author="User" w:date="2026-10-14T16:46:00Z">
              <w:tcPr>
                <w:tcW w:w="3256" w:type="dxa"/>
                <w:tcBorders>
                  <w:top w:val="nil"/>
                  <w:left w:val="nil"/>
                  <w:bottom w:val="nil"/>
                  <w:right w:val="nil"/>
                </w:tcBorders>
                <w:hideMark/>
              </w:tcPr>
            </w:tcPrChange>
          </w:tcPr>
          <w:p w14:paraId="73CF715E" w14:textId="77777777" w:rsidR="0024408F" w:rsidRDefault="0024408F">
            <w:pPr>
              <w:spacing w:line="480" w:lineRule="auto"/>
              <w:rPr>
                <w:ins w:id="3" w:author="naomie mboma" w:date="2026-04-19T22:07:00Z"/>
                <w:i/>
                <w:color w:val="156082"/>
                <w:sz w:val="32"/>
                <w:szCs w:val="32"/>
              </w:rPr>
            </w:pPr>
            <w:r>
              <w:rPr>
                <w:i/>
                <w:color w:val="156082"/>
                <w:sz w:val="32"/>
                <w:szCs w:val="32"/>
              </w:rPr>
              <w:t>Student Full Name</w:t>
            </w:r>
          </w:p>
          <w:p w14:paraId="5387232B" w14:textId="57AB971C" w:rsidR="00E50787" w:rsidRDefault="008E2ABE" w:rsidP="007E636C">
            <w:pPr>
              <w:spacing w:line="480" w:lineRule="auto"/>
              <w:rPr>
                <w:i/>
                <w:color w:val="156082"/>
                <w:sz w:val="32"/>
                <w:szCs w:val="32"/>
              </w:rPr>
            </w:pPr>
            <w:ins w:id="4" w:author="User" w:date="2026-10-14T16:45:00Z">
              <w:r>
                <w:rPr>
                  <w:i/>
                  <w:color w:val="156082"/>
                  <w:sz w:val="32"/>
                  <w:szCs w:val="32"/>
                </w:rPr>
                <w:t>A</w:t>
              </w:r>
            </w:ins>
            <w:ins w:id="5" w:author="User" w:date="2026-10-14T16:46:00Z">
              <w:r>
                <w:rPr>
                  <w:i/>
                  <w:color w:val="156082"/>
                  <w:sz w:val="32"/>
                  <w:szCs w:val="32"/>
                </w:rPr>
                <w:t>ltantsetseg Minjinsogoo</w:t>
              </w:r>
            </w:ins>
          </w:p>
        </w:tc>
        <w:tc>
          <w:tcPr>
            <w:tcW w:w="4245" w:type="dxa"/>
            <w:tcBorders>
              <w:top w:val="nil"/>
              <w:left w:val="nil"/>
              <w:bottom w:val="nil"/>
              <w:right w:val="nil"/>
            </w:tcBorders>
            <w:tcPrChange w:id="6" w:author="User" w:date="2026-10-14T16:46:00Z">
              <w:tcPr>
                <w:tcW w:w="5759" w:type="dxa"/>
                <w:tcBorders>
                  <w:top w:val="nil"/>
                  <w:left w:val="nil"/>
                  <w:bottom w:val="nil"/>
                  <w:right w:val="nil"/>
                </w:tcBorders>
              </w:tcPr>
            </w:tcPrChange>
          </w:tcPr>
          <w:p w14:paraId="025D0A42" w14:textId="77777777" w:rsidR="0024408F" w:rsidRDefault="0024408F">
            <w:pPr>
              <w:spacing w:line="480" w:lineRule="auto"/>
              <w:rPr>
                <w:color w:val="000000"/>
                <w:sz w:val="32"/>
                <w:szCs w:val="32"/>
              </w:rPr>
            </w:pPr>
          </w:p>
        </w:tc>
      </w:tr>
      <w:tr w:rsidR="0024408F" w14:paraId="48CAC1B5" w14:textId="77777777" w:rsidTr="00C74121">
        <w:tc>
          <w:tcPr>
            <w:tcW w:w="4770" w:type="dxa"/>
            <w:tcBorders>
              <w:top w:val="nil"/>
              <w:left w:val="nil"/>
              <w:bottom w:val="nil"/>
              <w:right w:val="nil"/>
            </w:tcBorders>
            <w:hideMark/>
            <w:tcPrChange w:id="7" w:author="User" w:date="2026-10-14T16:46:00Z">
              <w:tcPr>
                <w:tcW w:w="3256" w:type="dxa"/>
                <w:tcBorders>
                  <w:top w:val="nil"/>
                  <w:left w:val="nil"/>
                  <w:bottom w:val="nil"/>
                  <w:right w:val="nil"/>
                </w:tcBorders>
                <w:hideMark/>
              </w:tcPr>
            </w:tcPrChange>
          </w:tcPr>
          <w:p w14:paraId="0F719F91" w14:textId="77777777" w:rsidR="0024408F" w:rsidRDefault="0024408F">
            <w:pPr>
              <w:spacing w:line="480" w:lineRule="auto"/>
              <w:rPr>
                <w:ins w:id="8" w:author="naomie mboma" w:date="2026-04-19T22:07:00Z"/>
                <w:i/>
                <w:color w:val="156082"/>
                <w:sz w:val="32"/>
                <w:szCs w:val="32"/>
              </w:rPr>
            </w:pPr>
            <w:r>
              <w:rPr>
                <w:i/>
                <w:color w:val="156082"/>
                <w:sz w:val="32"/>
                <w:szCs w:val="32"/>
              </w:rPr>
              <w:t>Student Number</w:t>
            </w:r>
          </w:p>
          <w:p w14:paraId="4C519E27" w14:textId="18ADB40E" w:rsidR="00E50787" w:rsidRDefault="008E2ABE">
            <w:pPr>
              <w:spacing w:line="480" w:lineRule="auto"/>
              <w:rPr>
                <w:i/>
                <w:color w:val="156082"/>
                <w:sz w:val="32"/>
                <w:szCs w:val="32"/>
              </w:rPr>
            </w:pPr>
            <w:ins w:id="9" w:author="User" w:date="2026-10-14T16:46:00Z">
              <w:r>
                <w:rPr>
                  <w:i/>
                  <w:color w:val="156082"/>
                  <w:sz w:val="32"/>
                  <w:szCs w:val="32"/>
                </w:rPr>
                <w:t>2026618</w:t>
              </w:r>
            </w:ins>
          </w:p>
        </w:tc>
        <w:tc>
          <w:tcPr>
            <w:tcW w:w="4245" w:type="dxa"/>
            <w:tcBorders>
              <w:top w:val="nil"/>
              <w:left w:val="nil"/>
              <w:bottom w:val="nil"/>
              <w:right w:val="nil"/>
            </w:tcBorders>
            <w:tcPrChange w:id="10" w:author="User" w:date="2026-10-14T16:46:00Z">
              <w:tcPr>
                <w:tcW w:w="5759" w:type="dxa"/>
                <w:tcBorders>
                  <w:top w:val="nil"/>
                  <w:left w:val="nil"/>
                  <w:bottom w:val="nil"/>
                  <w:right w:val="nil"/>
                </w:tcBorders>
              </w:tcPr>
            </w:tcPrChange>
          </w:tcPr>
          <w:p w14:paraId="722D23FE" w14:textId="77777777" w:rsidR="0024408F" w:rsidRDefault="0024408F">
            <w:pPr>
              <w:spacing w:line="480" w:lineRule="auto"/>
              <w:rPr>
                <w:color w:val="000000"/>
                <w:sz w:val="32"/>
                <w:szCs w:val="32"/>
              </w:rPr>
            </w:pPr>
          </w:p>
        </w:tc>
      </w:tr>
      <w:tr w:rsidR="0024408F" w14:paraId="2E212527" w14:textId="77777777" w:rsidTr="00C74121">
        <w:tc>
          <w:tcPr>
            <w:tcW w:w="4770" w:type="dxa"/>
            <w:tcBorders>
              <w:top w:val="nil"/>
              <w:left w:val="nil"/>
              <w:bottom w:val="nil"/>
              <w:right w:val="nil"/>
            </w:tcBorders>
            <w:hideMark/>
            <w:tcPrChange w:id="11" w:author="User" w:date="2026-10-14T16:46:00Z">
              <w:tcPr>
                <w:tcW w:w="3256" w:type="dxa"/>
                <w:tcBorders>
                  <w:top w:val="nil"/>
                  <w:left w:val="nil"/>
                  <w:bottom w:val="nil"/>
                  <w:right w:val="nil"/>
                </w:tcBorders>
                <w:hideMark/>
              </w:tcPr>
            </w:tcPrChange>
          </w:tcPr>
          <w:p w14:paraId="32085BBF" w14:textId="77777777" w:rsidR="0024408F" w:rsidRDefault="0024408F">
            <w:pPr>
              <w:spacing w:line="480" w:lineRule="auto"/>
              <w:rPr>
                <w:ins w:id="12" w:author="naomie mboma" w:date="2026-04-19T22:07:00Z"/>
                <w:i/>
                <w:color w:val="156082"/>
                <w:sz w:val="32"/>
                <w:szCs w:val="32"/>
              </w:rPr>
            </w:pPr>
            <w:r>
              <w:rPr>
                <w:i/>
                <w:color w:val="156082"/>
                <w:sz w:val="32"/>
                <w:szCs w:val="32"/>
              </w:rPr>
              <w:t>Module Title</w:t>
            </w:r>
          </w:p>
          <w:p w14:paraId="25760F1A" w14:textId="21723E68" w:rsidR="00E50787" w:rsidRDefault="00C74121">
            <w:pPr>
              <w:spacing w:line="480" w:lineRule="auto"/>
              <w:rPr>
                <w:i/>
                <w:color w:val="156082"/>
                <w:sz w:val="32"/>
                <w:szCs w:val="32"/>
              </w:rPr>
            </w:pPr>
            <w:r>
              <w:rPr>
                <w:i/>
                <w:color w:val="156082"/>
                <w:sz w:val="32"/>
                <w:szCs w:val="32"/>
              </w:rPr>
              <w:t>Strategic thinking</w:t>
            </w:r>
          </w:p>
        </w:tc>
        <w:tc>
          <w:tcPr>
            <w:tcW w:w="4245" w:type="dxa"/>
            <w:tcBorders>
              <w:top w:val="nil"/>
              <w:left w:val="nil"/>
              <w:bottom w:val="nil"/>
              <w:right w:val="nil"/>
            </w:tcBorders>
            <w:tcPrChange w:id="13" w:author="User" w:date="2026-10-14T16:46:00Z">
              <w:tcPr>
                <w:tcW w:w="5759" w:type="dxa"/>
                <w:tcBorders>
                  <w:top w:val="nil"/>
                  <w:left w:val="nil"/>
                  <w:bottom w:val="nil"/>
                  <w:right w:val="nil"/>
                </w:tcBorders>
              </w:tcPr>
            </w:tcPrChange>
          </w:tcPr>
          <w:p w14:paraId="3D2E23D3" w14:textId="77777777" w:rsidR="0024408F" w:rsidRDefault="0024408F">
            <w:pPr>
              <w:spacing w:line="480" w:lineRule="auto"/>
              <w:rPr>
                <w:color w:val="000000"/>
                <w:sz w:val="32"/>
                <w:szCs w:val="32"/>
              </w:rPr>
            </w:pPr>
          </w:p>
        </w:tc>
      </w:tr>
      <w:tr w:rsidR="0024408F" w14:paraId="6FA45D14" w14:textId="77777777" w:rsidTr="00C74121">
        <w:tc>
          <w:tcPr>
            <w:tcW w:w="4770" w:type="dxa"/>
            <w:tcBorders>
              <w:top w:val="nil"/>
              <w:left w:val="nil"/>
              <w:bottom w:val="nil"/>
              <w:right w:val="nil"/>
            </w:tcBorders>
            <w:hideMark/>
            <w:tcPrChange w:id="14" w:author="User" w:date="2026-10-14T16:46:00Z">
              <w:tcPr>
                <w:tcW w:w="3256" w:type="dxa"/>
                <w:tcBorders>
                  <w:top w:val="nil"/>
                  <w:left w:val="nil"/>
                  <w:bottom w:val="nil"/>
                  <w:right w:val="nil"/>
                </w:tcBorders>
                <w:hideMark/>
              </w:tcPr>
            </w:tcPrChange>
          </w:tcPr>
          <w:p w14:paraId="542B2E61" w14:textId="77777777" w:rsidR="0024408F" w:rsidRDefault="0024408F">
            <w:pPr>
              <w:spacing w:line="480" w:lineRule="auto"/>
              <w:rPr>
                <w:ins w:id="15" w:author="naomie mboma" w:date="2026-04-19T22:10:00Z"/>
                <w:i/>
                <w:color w:val="156082"/>
                <w:sz w:val="32"/>
                <w:szCs w:val="32"/>
              </w:rPr>
            </w:pPr>
            <w:r>
              <w:rPr>
                <w:i/>
                <w:color w:val="156082"/>
                <w:sz w:val="32"/>
                <w:szCs w:val="32"/>
              </w:rPr>
              <w:t>Assessment Title</w:t>
            </w:r>
          </w:p>
          <w:p w14:paraId="489B184B" w14:textId="79B1C4D2" w:rsidR="00E50787" w:rsidRDefault="00C74121">
            <w:pPr>
              <w:spacing w:line="480" w:lineRule="auto"/>
              <w:rPr>
                <w:i/>
                <w:color w:val="156082"/>
                <w:sz w:val="32"/>
                <w:szCs w:val="32"/>
              </w:rPr>
            </w:pPr>
            <w:r w:rsidRPr="00C74121">
              <w:rPr>
                <w:i/>
                <w:color w:val="156082"/>
                <w:sz w:val="32"/>
                <w:szCs w:val="32"/>
              </w:rPr>
              <w:t>A1 – Capstone Project Proposal</w:t>
            </w:r>
            <w:ins w:id="16" w:author="naomie mboma" w:date="2026-04-19T22:11:00Z">
              <w:r w:rsidR="00E50787">
                <w:rPr>
                  <w:i/>
                  <w:color w:val="156082"/>
                  <w:sz w:val="32"/>
                  <w:szCs w:val="32"/>
                </w:rPr>
                <w:t>s</w:t>
              </w:r>
            </w:ins>
          </w:p>
        </w:tc>
        <w:tc>
          <w:tcPr>
            <w:tcW w:w="4245" w:type="dxa"/>
            <w:tcBorders>
              <w:top w:val="nil"/>
              <w:left w:val="nil"/>
              <w:bottom w:val="nil"/>
              <w:right w:val="nil"/>
            </w:tcBorders>
            <w:tcPrChange w:id="17" w:author="User" w:date="2026-10-14T16:46:00Z">
              <w:tcPr>
                <w:tcW w:w="5759" w:type="dxa"/>
                <w:tcBorders>
                  <w:top w:val="nil"/>
                  <w:left w:val="nil"/>
                  <w:bottom w:val="nil"/>
                  <w:right w:val="nil"/>
                </w:tcBorders>
              </w:tcPr>
            </w:tcPrChange>
          </w:tcPr>
          <w:p w14:paraId="00FFC7E5" w14:textId="77777777" w:rsidR="0024408F" w:rsidRDefault="0024408F">
            <w:pPr>
              <w:spacing w:line="480" w:lineRule="auto"/>
              <w:rPr>
                <w:color w:val="000000"/>
                <w:sz w:val="32"/>
                <w:szCs w:val="32"/>
              </w:rPr>
            </w:pPr>
          </w:p>
        </w:tc>
      </w:tr>
      <w:tr w:rsidR="0024408F" w14:paraId="60AB0230" w14:textId="77777777" w:rsidTr="00C74121">
        <w:tc>
          <w:tcPr>
            <w:tcW w:w="4770" w:type="dxa"/>
            <w:tcBorders>
              <w:top w:val="nil"/>
              <w:left w:val="nil"/>
              <w:bottom w:val="nil"/>
              <w:right w:val="nil"/>
            </w:tcBorders>
            <w:hideMark/>
            <w:tcPrChange w:id="18" w:author="User" w:date="2026-10-14T16:46:00Z">
              <w:tcPr>
                <w:tcW w:w="3256" w:type="dxa"/>
                <w:tcBorders>
                  <w:top w:val="nil"/>
                  <w:left w:val="nil"/>
                  <w:bottom w:val="nil"/>
                  <w:right w:val="nil"/>
                </w:tcBorders>
                <w:hideMark/>
              </w:tcPr>
            </w:tcPrChange>
          </w:tcPr>
          <w:p w14:paraId="3BA3412A" w14:textId="77777777" w:rsidR="0024408F" w:rsidRDefault="0024408F">
            <w:pPr>
              <w:spacing w:line="480" w:lineRule="auto"/>
              <w:rPr>
                <w:ins w:id="19" w:author="naomie mboma" w:date="2026-04-19T22:10:00Z"/>
                <w:i/>
                <w:color w:val="156082"/>
                <w:sz w:val="32"/>
                <w:szCs w:val="32"/>
              </w:rPr>
            </w:pPr>
            <w:r>
              <w:rPr>
                <w:i/>
                <w:color w:val="156082"/>
                <w:sz w:val="32"/>
                <w:szCs w:val="32"/>
              </w:rPr>
              <w:t>Lecturer/Supervisor</w:t>
            </w:r>
          </w:p>
          <w:p w14:paraId="0F93ADA6" w14:textId="3A3EF033" w:rsidR="00E50787" w:rsidRDefault="00C74121" w:rsidP="00C74121">
            <w:pPr>
              <w:spacing w:line="480" w:lineRule="auto"/>
              <w:rPr>
                <w:i/>
                <w:color w:val="156082"/>
                <w:sz w:val="32"/>
                <w:szCs w:val="32"/>
              </w:rPr>
            </w:pPr>
            <w:r>
              <w:rPr>
                <w:i/>
                <w:color w:val="156082"/>
                <w:sz w:val="32"/>
                <w:szCs w:val="32"/>
              </w:rPr>
              <w:t>Taufique</w:t>
            </w:r>
            <w:ins w:id="20" w:author="naomie mboma" w:date="2026-04-19T22:10:00Z">
              <w:r w:rsidR="00E50787">
                <w:rPr>
                  <w:i/>
                  <w:color w:val="156082"/>
                  <w:sz w:val="32"/>
                  <w:szCs w:val="32"/>
                </w:rPr>
                <w:t xml:space="preserve"> </w:t>
              </w:r>
            </w:ins>
            <w:r>
              <w:rPr>
                <w:i/>
                <w:color w:val="156082"/>
                <w:sz w:val="32"/>
                <w:szCs w:val="32"/>
              </w:rPr>
              <w:t>Ahmed</w:t>
            </w:r>
          </w:p>
        </w:tc>
        <w:tc>
          <w:tcPr>
            <w:tcW w:w="4245" w:type="dxa"/>
            <w:tcBorders>
              <w:top w:val="nil"/>
              <w:left w:val="nil"/>
              <w:bottom w:val="nil"/>
              <w:right w:val="nil"/>
            </w:tcBorders>
            <w:tcPrChange w:id="21" w:author="User" w:date="2026-10-14T16:46:00Z">
              <w:tcPr>
                <w:tcW w:w="5759" w:type="dxa"/>
                <w:tcBorders>
                  <w:top w:val="nil"/>
                  <w:left w:val="nil"/>
                  <w:bottom w:val="nil"/>
                  <w:right w:val="nil"/>
                </w:tcBorders>
              </w:tcPr>
            </w:tcPrChange>
          </w:tcPr>
          <w:p w14:paraId="2F796F2E" w14:textId="77777777" w:rsidR="0024408F" w:rsidRDefault="0024408F">
            <w:pPr>
              <w:spacing w:line="480" w:lineRule="auto"/>
              <w:rPr>
                <w:color w:val="000000"/>
                <w:sz w:val="32"/>
                <w:szCs w:val="32"/>
              </w:rPr>
            </w:pPr>
          </w:p>
        </w:tc>
      </w:tr>
      <w:tr w:rsidR="0024408F" w14:paraId="4E5581C9" w14:textId="77777777" w:rsidTr="00C74121">
        <w:tc>
          <w:tcPr>
            <w:tcW w:w="4770" w:type="dxa"/>
            <w:tcBorders>
              <w:top w:val="nil"/>
              <w:left w:val="nil"/>
              <w:bottom w:val="nil"/>
              <w:right w:val="nil"/>
            </w:tcBorders>
            <w:hideMark/>
            <w:tcPrChange w:id="22" w:author="User" w:date="2026-10-14T16:46:00Z">
              <w:tcPr>
                <w:tcW w:w="3256" w:type="dxa"/>
                <w:tcBorders>
                  <w:top w:val="nil"/>
                  <w:left w:val="nil"/>
                  <w:bottom w:val="nil"/>
                  <w:right w:val="nil"/>
                </w:tcBorders>
                <w:hideMark/>
              </w:tcPr>
            </w:tcPrChange>
          </w:tcPr>
          <w:p w14:paraId="6A8415D4" w14:textId="77777777" w:rsidR="0024408F" w:rsidRDefault="0024408F">
            <w:pPr>
              <w:spacing w:line="480" w:lineRule="auto"/>
              <w:rPr>
                <w:ins w:id="23" w:author="naomie mboma" w:date="2026-04-19T22:08:00Z"/>
                <w:i/>
                <w:color w:val="156082"/>
                <w:sz w:val="32"/>
                <w:szCs w:val="32"/>
              </w:rPr>
            </w:pPr>
            <w:r>
              <w:rPr>
                <w:i/>
                <w:color w:val="156082"/>
                <w:sz w:val="32"/>
                <w:szCs w:val="32"/>
              </w:rPr>
              <w:t>Assessment Due Date</w:t>
            </w:r>
          </w:p>
          <w:p w14:paraId="1B7FDA69" w14:textId="0846A4D4" w:rsidR="00E50787" w:rsidRDefault="008E2ABE">
            <w:pPr>
              <w:spacing w:line="480" w:lineRule="auto"/>
              <w:rPr>
                <w:i/>
                <w:color w:val="156082"/>
                <w:sz w:val="32"/>
                <w:szCs w:val="32"/>
              </w:rPr>
            </w:pPr>
            <w:ins w:id="24" w:author="User" w:date="2026-10-14T16:45:00Z">
              <w:r>
                <w:rPr>
                  <w:i/>
                  <w:color w:val="156082"/>
                  <w:sz w:val="32"/>
                  <w:szCs w:val="32"/>
                </w:rPr>
                <w:t>2</w:t>
              </w:r>
            </w:ins>
            <w:r w:rsidR="00E954E5">
              <w:rPr>
                <w:i/>
                <w:color w:val="156082"/>
                <w:sz w:val="32"/>
                <w:szCs w:val="32"/>
                <w:lang w:val="en-US"/>
              </w:rPr>
              <w:t>5</w:t>
            </w:r>
            <w:ins w:id="25" w:author="naomie mboma" w:date="2026-04-19T22:11:00Z">
              <w:r w:rsidR="00E50787">
                <w:rPr>
                  <w:i/>
                  <w:color w:val="156082"/>
                  <w:sz w:val="32"/>
                  <w:szCs w:val="32"/>
                </w:rPr>
                <w:t>/</w:t>
              </w:r>
            </w:ins>
            <w:ins w:id="26" w:author="User" w:date="2026-10-14T16:45:00Z">
              <w:r>
                <w:rPr>
                  <w:i/>
                  <w:color w:val="156082"/>
                  <w:sz w:val="32"/>
                  <w:szCs w:val="32"/>
                </w:rPr>
                <w:t>10</w:t>
              </w:r>
            </w:ins>
            <w:ins w:id="27" w:author="naomie mboma" w:date="2026-04-19T22:11:00Z">
              <w:r w:rsidR="00E50787">
                <w:rPr>
                  <w:i/>
                  <w:color w:val="156082"/>
                  <w:sz w:val="32"/>
                  <w:szCs w:val="32"/>
                </w:rPr>
                <w:t>/2026</w:t>
              </w:r>
            </w:ins>
          </w:p>
        </w:tc>
        <w:tc>
          <w:tcPr>
            <w:tcW w:w="4245" w:type="dxa"/>
            <w:tcBorders>
              <w:top w:val="nil"/>
              <w:left w:val="nil"/>
              <w:bottom w:val="nil"/>
              <w:right w:val="nil"/>
            </w:tcBorders>
            <w:tcPrChange w:id="28" w:author="User" w:date="2026-10-14T16:46:00Z">
              <w:tcPr>
                <w:tcW w:w="5759" w:type="dxa"/>
                <w:tcBorders>
                  <w:top w:val="nil"/>
                  <w:left w:val="nil"/>
                  <w:bottom w:val="nil"/>
                  <w:right w:val="nil"/>
                </w:tcBorders>
              </w:tcPr>
            </w:tcPrChange>
          </w:tcPr>
          <w:p w14:paraId="12EAA1FF" w14:textId="77777777" w:rsidR="0024408F" w:rsidRDefault="0024408F">
            <w:pPr>
              <w:spacing w:line="480" w:lineRule="auto"/>
              <w:rPr>
                <w:color w:val="000000"/>
                <w:sz w:val="32"/>
                <w:szCs w:val="32"/>
              </w:rPr>
            </w:pPr>
          </w:p>
        </w:tc>
      </w:tr>
      <w:tr w:rsidR="0024408F" w14:paraId="056D6F5B" w14:textId="77777777" w:rsidTr="00C74121">
        <w:tc>
          <w:tcPr>
            <w:tcW w:w="4770" w:type="dxa"/>
            <w:tcBorders>
              <w:top w:val="nil"/>
              <w:left w:val="nil"/>
              <w:bottom w:val="nil"/>
              <w:right w:val="nil"/>
            </w:tcBorders>
            <w:hideMark/>
            <w:tcPrChange w:id="29" w:author="User" w:date="2026-10-14T16:46:00Z">
              <w:tcPr>
                <w:tcW w:w="3256" w:type="dxa"/>
                <w:tcBorders>
                  <w:top w:val="nil"/>
                  <w:left w:val="nil"/>
                  <w:bottom w:val="nil"/>
                  <w:right w:val="nil"/>
                </w:tcBorders>
                <w:hideMark/>
              </w:tcPr>
            </w:tcPrChange>
          </w:tcPr>
          <w:p w14:paraId="487A957A" w14:textId="77777777" w:rsidR="0024408F" w:rsidRDefault="0024408F">
            <w:pPr>
              <w:spacing w:line="480" w:lineRule="auto"/>
              <w:rPr>
                <w:ins w:id="30" w:author="naomie mboma" w:date="2026-04-19T22:08:00Z"/>
                <w:i/>
                <w:color w:val="156082"/>
                <w:sz w:val="32"/>
                <w:szCs w:val="32"/>
              </w:rPr>
            </w:pPr>
            <w:r>
              <w:rPr>
                <w:i/>
                <w:color w:val="156082"/>
                <w:sz w:val="32"/>
                <w:szCs w:val="32"/>
              </w:rPr>
              <w:t>Date of Submission</w:t>
            </w:r>
          </w:p>
          <w:p w14:paraId="4160E72B" w14:textId="1785253B" w:rsidR="00E50787" w:rsidRDefault="00EF0CC5">
            <w:pPr>
              <w:spacing w:line="480" w:lineRule="auto"/>
              <w:rPr>
                <w:i/>
                <w:color w:val="156082"/>
                <w:sz w:val="32"/>
                <w:szCs w:val="32"/>
              </w:rPr>
            </w:pPr>
            <w:ins w:id="31" w:author="User" w:date="2026-10-14T16:46:00Z">
              <w:r>
                <w:rPr>
                  <w:i/>
                  <w:color w:val="156082"/>
                  <w:sz w:val="32"/>
                  <w:szCs w:val="32"/>
                </w:rPr>
                <w:lastRenderedPageBreak/>
                <w:t>2</w:t>
              </w:r>
            </w:ins>
            <w:r w:rsidR="00E954E5">
              <w:rPr>
                <w:i/>
                <w:color w:val="156082"/>
                <w:sz w:val="32"/>
                <w:szCs w:val="32"/>
              </w:rPr>
              <w:t>5</w:t>
            </w:r>
            <w:ins w:id="32" w:author="naomie mboma" w:date="2026-04-19T22:08:00Z">
              <w:r w:rsidR="00E50787">
                <w:rPr>
                  <w:i/>
                  <w:color w:val="156082"/>
                  <w:sz w:val="32"/>
                  <w:szCs w:val="32"/>
                </w:rPr>
                <w:t>/</w:t>
              </w:r>
            </w:ins>
            <w:ins w:id="33" w:author="User" w:date="2026-10-14T16:46:00Z">
              <w:r>
                <w:rPr>
                  <w:i/>
                  <w:color w:val="156082"/>
                  <w:sz w:val="32"/>
                  <w:szCs w:val="32"/>
                </w:rPr>
                <w:t>10</w:t>
              </w:r>
            </w:ins>
            <w:ins w:id="34" w:author="naomie mboma" w:date="2026-04-19T22:08:00Z">
              <w:r w:rsidR="00E50787">
                <w:rPr>
                  <w:i/>
                  <w:color w:val="156082"/>
                  <w:sz w:val="32"/>
                  <w:szCs w:val="32"/>
                </w:rPr>
                <w:t>/</w:t>
              </w:r>
            </w:ins>
            <w:ins w:id="35" w:author="naomie mboma" w:date="2026-04-19T22:09:00Z">
              <w:r w:rsidR="00E50787">
                <w:rPr>
                  <w:i/>
                  <w:color w:val="156082"/>
                  <w:sz w:val="32"/>
                  <w:szCs w:val="32"/>
                </w:rPr>
                <w:t>2026</w:t>
              </w:r>
            </w:ins>
          </w:p>
        </w:tc>
        <w:tc>
          <w:tcPr>
            <w:tcW w:w="4245" w:type="dxa"/>
            <w:tcBorders>
              <w:top w:val="nil"/>
              <w:left w:val="nil"/>
              <w:bottom w:val="nil"/>
              <w:right w:val="nil"/>
            </w:tcBorders>
            <w:tcPrChange w:id="36" w:author="User" w:date="2026-10-14T16:46:00Z">
              <w:tcPr>
                <w:tcW w:w="5759" w:type="dxa"/>
                <w:tcBorders>
                  <w:top w:val="nil"/>
                  <w:left w:val="nil"/>
                  <w:bottom w:val="nil"/>
                  <w:right w:val="nil"/>
                </w:tcBorders>
              </w:tcPr>
            </w:tcPrChange>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25C90E60" w14:textId="413B7CB4" w:rsidR="00644D4C" w:rsidRPr="00644D4C" w:rsidDel="00EF0CC5" w:rsidRDefault="00644D4C" w:rsidP="00644D4C">
      <w:pPr>
        <w:pStyle w:val="NormalWeb"/>
        <w:rPr>
          <w:del w:id="37" w:author="User" w:date="2026-10-14T16:47:00Z"/>
          <w:sz w:val="28"/>
          <w:szCs w:val="28"/>
        </w:rPr>
      </w:pPr>
      <w:r w:rsidRPr="00644D4C">
        <w:rPr>
          <w:sz w:val="28"/>
          <w:szCs w:val="28"/>
        </w:rPr>
        <w:t>I acknowledge the use of ChatGPT for understanding the assignment instructions, explaining statistical concepts, and assisting with the structure of the report.</w:t>
      </w:r>
    </w:p>
    <w:p w14:paraId="77B426C8" w14:textId="77777777" w:rsidR="00EF0CC5" w:rsidRDefault="00EF0CC5">
      <w:pPr>
        <w:pStyle w:val="NormalWeb"/>
        <w:rPr>
          <w:ins w:id="38" w:author="User" w:date="2026-10-14T16:47:00Z"/>
          <w:b/>
          <w:sz w:val="28"/>
          <w:szCs w:val="28"/>
        </w:rPr>
        <w:pPrChange w:id="39" w:author="User" w:date="2026-10-14T16:45:00Z">
          <w:pPr/>
        </w:pPrChange>
      </w:pPr>
    </w:p>
    <w:p w14:paraId="3165D2C2" w14:textId="05C9DBD9" w:rsidR="0051184F" w:rsidRDefault="0024408F">
      <w:pPr>
        <w:pStyle w:val="NormalWeb"/>
        <w:pPrChange w:id="40" w:author="User" w:date="2026-10-14T16:47:00Z">
          <w:pPr/>
        </w:pPrChange>
      </w:pPr>
      <w:r>
        <w:rPr>
          <w:noProof/>
          <w:lang w:val="en-US" w:eastAsia="en-US"/>
        </w:rPr>
        <mc:AlternateContent>
          <mc:Choice Requires="wps">
            <w:drawing>
              <wp:anchor distT="0" distB="0" distL="114300" distR="114300" simplePos="0" relativeHeight="251657728" behindDoc="0" locked="0" layoutInCell="1" hidden="0" allowOverlap="1" wp14:anchorId="29541C15" wp14:editId="207CF5FB">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509B732D" w:rsidR="0013246E" w:rsidRDefault="0013246E">
      <w:pPr>
        <w:rPr>
          <w:ins w:id="41" w:author="User" w:date="2026-10-14T16:56:00Z"/>
        </w:rPr>
      </w:pPr>
    </w:p>
    <w:p w14:paraId="769E5F7C" w14:textId="77777777" w:rsidR="0013246E" w:rsidRDefault="0013246E">
      <w:pPr>
        <w:rPr>
          <w:ins w:id="42" w:author="User" w:date="2026-10-14T16:56:00Z"/>
        </w:rPr>
      </w:pPr>
      <w:ins w:id="43" w:author="User" w:date="2026-10-14T16:56:00Z">
        <w:r>
          <w:br w:type="page"/>
        </w:r>
      </w:ins>
    </w:p>
    <w:p w14:paraId="2D9C007B" w14:textId="77777777" w:rsidR="005D1C3D" w:rsidRPr="00D65616" w:rsidRDefault="005D1C3D" w:rsidP="005D1C3D">
      <w:pPr>
        <w:rPr>
          <w:b/>
          <w:sz w:val="32"/>
          <w:szCs w:val="32"/>
        </w:rPr>
      </w:pPr>
      <w:r w:rsidRPr="00D65616">
        <w:rPr>
          <w:b/>
          <w:sz w:val="32"/>
          <w:szCs w:val="32"/>
        </w:rPr>
        <w:lastRenderedPageBreak/>
        <w:t>CAPSTONE PROJECT PROPOSAL</w:t>
      </w:r>
    </w:p>
    <w:p w14:paraId="54CB4021" w14:textId="77777777" w:rsidR="005D1C3D" w:rsidRDefault="005D1C3D" w:rsidP="005D1C3D">
      <w:pPr>
        <w:rPr>
          <w:b/>
          <w:sz w:val="28"/>
          <w:szCs w:val="28"/>
        </w:rPr>
      </w:pPr>
      <w:r w:rsidRPr="00D65616">
        <w:rPr>
          <w:b/>
          <w:sz w:val="28"/>
          <w:szCs w:val="28"/>
        </w:rPr>
        <w:t>Sales Forecasting Using Historical Retail Data</w:t>
      </w:r>
    </w:p>
    <w:p w14:paraId="17202287" w14:textId="77777777" w:rsidR="00D65616" w:rsidRPr="00D65616" w:rsidRDefault="00D65616" w:rsidP="005D1C3D">
      <w:pPr>
        <w:rPr>
          <w:b/>
          <w:sz w:val="28"/>
          <w:szCs w:val="28"/>
        </w:rPr>
      </w:pPr>
    </w:p>
    <w:p w14:paraId="14681CD7" w14:textId="77777777" w:rsidR="005D1C3D" w:rsidRPr="00D65616" w:rsidRDefault="005D1C3D" w:rsidP="005D1C3D">
      <w:pPr>
        <w:rPr>
          <w:sz w:val="28"/>
          <w:szCs w:val="28"/>
        </w:rPr>
      </w:pPr>
      <w:r w:rsidRPr="00D65616">
        <w:rPr>
          <w:sz w:val="28"/>
          <w:szCs w:val="28"/>
        </w:rPr>
        <w:t>1. Project Title</w:t>
      </w:r>
    </w:p>
    <w:p w14:paraId="79271854" w14:textId="77777777" w:rsidR="005D1C3D" w:rsidRPr="00D65616" w:rsidRDefault="005D1C3D" w:rsidP="005D1C3D">
      <w:pPr>
        <w:rPr>
          <w:sz w:val="24"/>
          <w:szCs w:val="24"/>
        </w:rPr>
      </w:pPr>
      <w:r w:rsidRPr="00D65616">
        <w:rPr>
          <w:sz w:val="24"/>
          <w:szCs w:val="24"/>
        </w:rPr>
        <w:t>Sales Forecasting Using Historical Retail Data: A Data Analytics and Predictive Modelling Approach</w:t>
      </w:r>
    </w:p>
    <w:p w14:paraId="6BDD3F81" w14:textId="77777777" w:rsidR="005D1C3D" w:rsidRPr="00D65616" w:rsidRDefault="005D1C3D" w:rsidP="005D1C3D">
      <w:pPr>
        <w:rPr>
          <w:sz w:val="24"/>
          <w:szCs w:val="24"/>
        </w:rPr>
      </w:pPr>
    </w:p>
    <w:p w14:paraId="21DA34C5" w14:textId="77777777" w:rsidR="005D1C3D" w:rsidRPr="00D65616" w:rsidRDefault="005D1C3D" w:rsidP="005D1C3D">
      <w:pPr>
        <w:rPr>
          <w:sz w:val="28"/>
          <w:szCs w:val="28"/>
        </w:rPr>
      </w:pPr>
      <w:r w:rsidRPr="00D65616">
        <w:rPr>
          <w:sz w:val="28"/>
          <w:szCs w:val="28"/>
        </w:rPr>
        <w:t>2. Introduction</w:t>
      </w:r>
    </w:p>
    <w:p w14:paraId="4B273B9D" w14:textId="77777777" w:rsidR="005D1C3D" w:rsidRPr="00D65616" w:rsidRDefault="005D1C3D" w:rsidP="005D1C3D">
      <w:pPr>
        <w:rPr>
          <w:sz w:val="24"/>
          <w:szCs w:val="24"/>
        </w:rPr>
      </w:pPr>
      <w:r w:rsidRPr="00D65616">
        <w:rPr>
          <w:sz w:val="24"/>
          <w:szCs w:val="24"/>
        </w:rPr>
        <w:t>Sales forecasting is important for businesses because it helps them plan stock, manage costs and make better decisions. Businesses need to understand how much they may sell in the future. Poor forecasts can lead to excess stock or product shortages.</w:t>
      </w:r>
    </w:p>
    <w:p w14:paraId="3B26CBE7" w14:textId="77777777" w:rsidR="005D1C3D" w:rsidRPr="00D65616" w:rsidRDefault="005D1C3D" w:rsidP="005D1C3D">
      <w:pPr>
        <w:rPr>
          <w:sz w:val="24"/>
          <w:szCs w:val="24"/>
        </w:rPr>
      </w:pPr>
    </w:p>
    <w:p w14:paraId="5A693CE6" w14:textId="77777777" w:rsidR="005D1C3D" w:rsidRPr="00D65616" w:rsidRDefault="005D1C3D" w:rsidP="005D1C3D">
      <w:pPr>
        <w:rPr>
          <w:sz w:val="24"/>
          <w:szCs w:val="24"/>
        </w:rPr>
      </w:pPr>
      <w:r w:rsidRPr="00D65616">
        <w:rPr>
          <w:sz w:val="24"/>
          <w:szCs w:val="24"/>
        </w:rPr>
        <w:t>This project will use historical sales data to analyse sales patterns and predict future sales. The project will use the Online Retail dataset from the UCI Machine Learning Repository. The dataset contains transactions from a UK-based online retailer between December 2010 and December 2011 (Chen, 2015).</w:t>
      </w:r>
    </w:p>
    <w:p w14:paraId="1252378C" w14:textId="77777777" w:rsidR="005D1C3D" w:rsidRPr="00D65616" w:rsidRDefault="005D1C3D" w:rsidP="005D1C3D">
      <w:pPr>
        <w:rPr>
          <w:sz w:val="24"/>
          <w:szCs w:val="24"/>
        </w:rPr>
      </w:pPr>
    </w:p>
    <w:p w14:paraId="7729B03A" w14:textId="77777777" w:rsidR="005D1C3D" w:rsidRPr="00D65616" w:rsidRDefault="005D1C3D" w:rsidP="005D1C3D">
      <w:pPr>
        <w:rPr>
          <w:sz w:val="24"/>
          <w:szCs w:val="24"/>
        </w:rPr>
      </w:pPr>
      <w:r w:rsidRPr="00D65616">
        <w:rPr>
          <w:sz w:val="24"/>
          <w:szCs w:val="24"/>
        </w:rPr>
        <w:t>Python will be used to analyse the data and develop forecasting models. The results will be presented through charts and a dashboard. The project will demonstrate how data analytics can support business planning.</w:t>
      </w:r>
    </w:p>
    <w:p w14:paraId="155A8E05" w14:textId="77777777" w:rsidR="005D1C3D" w:rsidRPr="00D65616" w:rsidRDefault="005D1C3D" w:rsidP="005D1C3D">
      <w:pPr>
        <w:rPr>
          <w:sz w:val="24"/>
          <w:szCs w:val="24"/>
        </w:rPr>
      </w:pPr>
    </w:p>
    <w:p w14:paraId="4E070D7D" w14:textId="77777777" w:rsidR="005D1C3D" w:rsidRPr="00D65616" w:rsidRDefault="005D1C3D" w:rsidP="005D1C3D">
      <w:pPr>
        <w:rPr>
          <w:sz w:val="28"/>
          <w:szCs w:val="28"/>
        </w:rPr>
      </w:pPr>
      <w:r w:rsidRPr="00D65616">
        <w:rPr>
          <w:sz w:val="28"/>
          <w:szCs w:val="28"/>
        </w:rPr>
        <w:t>3. Problem Definition</w:t>
      </w:r>
    </w:p>
    <w:p w14:paraId="7F9D4CAC" w14:textId="77777777" w:rsidR="005D1C3D" w:rsidRPr="00D65616" w:rsidRDefault="005D1C3D" w:rsidP="005D1C3D">
      <w:pPr>
        <w:rPr>
          <w:sz w:val="24"/>
          <w:szCs w:val="24"/>
        </w:rPr>
      </w:pPr>
      <w:r w:rsidRPr="00D65616">
        <w:rPr>
          <w:sz w:val="24"/>
          <w:szCs w:val="24"/>
        </w:rPr>
        <w:t>Retail businesses need accurate sales forecasts to manage stock and prepare for changes in customer demand. However, sales can change over time because of customer preferences, product popularity and purchasing patterns.</w:t>
      </w:r>
    </w:p>
    <w:p w14:paraId="509361A3" w14:textId="77777777" w:rsidR="005D1C3D" w:rsidRPr="00D65616" w:rsidRDefault="005D1C3D" w:rsidP="005D1C3D">
      <w:pPr>
        <w:rPr>
          <w:sz w:val="24"/>
          <w:szCs w:val="24"/>
        </w:rPr>
      </w:pPr>
    </w:p>
    <w:p w14:paraId="41158D7F" w14:textId="77777777" w:rsidR="005D1C3D" w:rsidRPr="00D65616" w:rsidRDefault="005D1C3D" w:rsidP="005D1C3D">
      <w:pPr>
        <w:rPr>
          <w:sz w:val="24"/>
          <w:szCs w:val="24"/>
        </w:rPr>
      </w:pPr>
      <w:r w:rsidRPr="00D65616">
        <w:rPr>
          <w:sz w:val="24"/>
          <w:szCs w:val="24"/>
        </w:rPr>
        <w:t>Incorrect forecasts may cause businesses to order too much stock or fail to meet customer demand. These problems can increase costs and reduce customer satisfaction.</w:t>
      </w:r>
    </w:p>
    <w:p w14:paraId="72E20E76" w14:textId="77777777" w:rsidR="005D1C3D" w:rsidRPr="00D65616" w:rsidRDefault="005D1C3D" w:rsidP="005D1C3D">
      <w:pPr>
        <w:rPr>
          <w:sz w:val="24"/>
          <w:szCs w:val="24"/>
        </w:rPr>
      </w:pPr>
    </w:p>
    <w:p w14:paraId="6551B016" w14:textId="77777777" w:rsidR="005D1C3D" w:rsidRPr="00D65616" w:rsidRDefault="005D1C3D" w:rsidP="005D1C3D">
      <w:pPr>
        <w:rPr>
          <w:sz w:val="24"/>
          <w:szCs w:val="24"/>
        </w:rPr>
      </w:pPr>
      <w:r w:rsidRPr="00D65616">
        <w:rPr>
          <w:sz w:val="24"/>
          <w:szCs w:val="24"/>
        </w:rPr>
        <w:t>This project will investigate whether historical sales data can be used to predict future sales. It will compare different forecasting methods and identify which method provides more accurate results. The findings may help businesses understand how predictive modelling can support sales planning.</w:t>
      </w:r>
    </w:p>
    <w:p w14:paraId="09DD3980" w14:textId="77777777" w:rsidR="005D1C3D" w:rsidRPr="00D65616" w:rsidRDefault="005D1C3D" w:rsidP="005D1C3D">
      <w:pPr>
        <w:rPr>
          <w:sz w:val="24"/>
          <w:szCs w:val="24"/>
        </w:rPr>
      </w:pPr>
    </w:p>
    <w:p w14:paraId="06F3A07F" w14:textId="77777777" w:rsidR="005D1C3D" w:rsidRPr="00D65616" w:rsidRDefault="005D1C3D" w:rsidP="005D1C3D">
      <w:pPr>
        <w:rPr>
          <w:sz w:val="28"/>
          <w:szCs w:val="28"/>
        </w:rPr>
      </w:pPr>
      <w:r w:rsidRPr="00D65616">
        <w:rPr>
          <w:sz w:val="28"/>
          <w:szCs w:val="28"/>
        </w:rPr>
        <w:t>4. Aim and Objectives</w:t>
      </w:r>
    </w:p>
    <w:p w14:paraId="4B60D611" w14:textId="77777777" w:rsidR="005D1C3D" w:rsidRPr="00D65616" w:rsidRDefault="005D1C3D" w:rsidP="005D1C3D">
      <w:pPr>
        <w:rPr>
          <w:sz w:val="24"/>
          <w:szCs w:val="24"/>
        </w:rPr>
      </w:pPr>
      <w:r w:rsidRPr="00D65616">
        <w:rPr>
          <w:sz w:val="24"/>
          <w:szCs w:val="24"/>
        </w:rPr>
        <w:t>Aim</w:t>
      </w:r>
    </w:p>
    <w:p w14:paraId="5D013147" w14:textId="77777777" w:rsidR="005D1C3D" w:rsidRPr="00D65616" w:rsidRDefault="005D1C3D" w:rsidP="005D1C3D">
      <w:pPr>
        <w:rPr>
          <w:sz w:val="24"/>
          <w:szCs w:val="24"/>
        </w:rPr>
      </w:pPr>
    </w:p>
    <w:p w14:paraId="11CC483D" w14:textId="77777777" w:rsidR="005D1C3D" w:rsidRPr="00D65616" w:rsidRDefault="005D1C3D" w:rsidP="005D1C3D">
      <w:pPr>
        <w:rPr>
          <w:sz w:val="24"/>
          <w:szCs w:val="24"/>
        </w:rPr>
      </w:pPr>
      <w:r w:rsidRPr="00D65616">
        <w:rPr>
          <w:sz w:val="24"/>
          <w:szCs w:val="24"/>
        </w:rPr>
        <w:t>The main aim is to develop and evaluate a sales forecasting model using historical retail transaction data.</w:t>
      </w:r>
    </w:p>
    <w:p w14:paraId="64FBFEA9" w14:textId="77777777" w:rsidR="005D1C3D" w:rsidRPr="00D65616" w:rsidRDefault="005D1C3D" w:rsidP="005D1C3D">
      <w:pPr>
        <w:rPr>
          <w:sz w:val="24"/>
          <w:szCs w:val="24"/>
        </w:rPr>
      </w:pPr>
    </w:p>
    <w:p w14:paraId="32658392" w14:textId="77777777" w:rsidR="005D1C3D" w:rsidRPr="00D65616" w:rsidRDefault="005D1C3D" w:rsidP="005D1C3D">
      <w:pPr>
        <w:rPr>
          <w:sz w:val="24"/>
          <w:szCs w:val="24"/>
        </w:rPr>
      </w:pPr>
      <w:r w:rsidRPr="00D65616">
        <w:rPr>
          <w:sz w:val="24"/>
          <w:szCs w:val="24"/>
        </w:rPr>
        <w:t>Objectives</w:t>
      </w:r>
    </w:p>
    <w:p w14:paraId="7B753A46" w14:textId="77777777" w:rsidR="005D1C3D" w:rsidRPr="00D65616" w:rsidRDefault="005D1C3D" w:rsidP="005D1C3D">
      <w:pPr>
        <w:rPr>
          <w:sz w:val="24"/>
          <w:szCs w:val="24"/>
        </w:rPr>
      </w:pPr>
    </w:p>
    <w:p w14:paraId="5B497F25" w14:textId="77777777" w:rsidR="005D1C3D" w:rsidRPr="00D65616" w:rsidRDefault="005D1C3D" w:rsidP="005D1C3D">
      <w:pPr>
        <w:rPr>
          <w:sz w:val="24"/>
          <w:szCs w:val="24"/>
        </w:rPr>
      </w:pPr>
      <w:r w:rsidRPr="00D65616">
        <w:rPr>
          <w:sz w:val="24"/>
          <w:szCs w:val="24"/>
        </w:rPr>
        <w:t>To collect and clean the UCI Online Retail dataset.</w:t>
      </w:r>
    </w:p>
    <w:p w14:paraId="2D9FA80D" w14:textId="77777777" w:rsidR="005D1C3D" w:rsidRPr="00D65616" w:rsidRDefault="005D1C3D" w:rsidP="005D1C3D">
      <w:pPr>
        <w:rPr>
          <w:sz w:val="24"/>
          <w:szCs w:val="24"/>
        </w:rPr>
      </w:pPr>
      <w:r w:rsidRPr="00D65616">
        <w:rPr>
          <w:sz w:val="24"/>
          <w:szCs w:val="24"/>
        </w:rPr>
        <w:t>To analyse historical sales patterns and identify changes in sales over time.</w:t>
      </w:r>
    </w:p>
    <w:p w14:paraId="60FECCFE" w14:textId="77777777" w:rsidR="005D1C3D" w:rsidRPr="00D65616" w:rsidRDefault="005D1C3D" w:rsidP="005D1C3D">
      <w:pPr>
        <w:rPr>
          <w:sz w:val="24"/>
          <w:szCs w:val="24"/>
        </w:rPr>
      </w:pPr>
      <w:r w:rsidRPr="00D65616">
        <w:rPr>
          <w:sz w:val="24"/>
          <w:szCs w:val="24"/>
        </w:rPr>
        <w:t>To develop a simple baseline forecasting method and at least one additional predictive model.</w:t>
      </w:r>
    </w:p>
    <w:p w14:paraId="2A0B170C" w14:textId="77777777" w:rsidR="005D1C3D" w:rsidRPr="00D65616" w:rsidRDefault="005D1C3D" w:rsidP="005D1C3D">
      <w:pPr>
        <w:rPr>
          <w:sz w:val="24"/>
          <w:szCs w:val="24"/>
        </w:rPr>
      </w:pPr>
      <w:r w:rsidRPr="00D65616">
        <w:rPr>
          <w:sz w:val="24"/>
          <w:szCs w:val="24"/>
        </w:rPr>
        <w:t>To compare model performance using suitable evaluation metrics.</w:t>
      </w:r>
    </w:p>
    <w:p w14:paraId="067FFAFC" w14:textId="77777777" w:rsidR="005D1C3D" w:rsidRPr="00D65616" w:rsidRDefault="005D1C3D" w:rsidP="005D1C3D">
      <w:pPr>
        <w:rPr>
          <w:sz w:val="24"/>
          <w:szCs w:val="24"/>
        </w:rPr>
      </w:pPr>
      <w:r w:rsidRPr="00D65616">
        <w:rPr>
          <w:sz w:val="24"/>
          <w:szCs w:val="24"/>
        </w:rPr>
        <w:t>To create a dashboard showing historical sales, predicted sales and model performance.</w:t>
      </w:r>
    </w:p>
    <w:p w14:paraId="76CC3DEE" w14:textId="77777777" w:rsidR="005D1C3D" w:rsidRPr="00D65616" w:rsidRDefault="005D1C3D" w:rsidP="005D1C3D">
      <w:pPr>
        <w:rPr>
          <w:sz w:val="24"/>
          <w:szCs w:val="24"/>
        </w:rPr>
      </w:pPr>
      <w:r w:rsidRPr="00D65616">
        <w:rPr>
          <w:sz w:val="24"/>
          <w:szCs w:val="24"/>
        </w:rPr>
        <w:t>Business hypothesis: A forecasting model using historical sales patterns can achieve lower prediction error than a simple baseline forecasting method.</w:t>
      </w:r>
    </w:p>
    <w:p w14:paraId="1470CFFF" w14:textId="77777777" w:rsidR="005D1C3D" w:rsidRPr="00D65616" w:rsidRDefault="005D1C3D" w:rsidP="005D1C3D">
      <w:pPr>
        <w:rPr>
          <w:sz w:val="24"/>
          <w:szCs w:val="24"/>
        </w:rPr>
      </w:pPr>
    </w:p>
    <w:p w14:paraId="46E818EB" w14:textId="77777777" w:rsidR="005D1C3D" w:rsidRPr="00D65616" w:rsidRDefault="005D1C3D" w:rsidP="005D1C3D">
      <w:pPr>
        <w:rPr>
          <w:sz w:val="28"/>
          <w:szCs w:val="28"/>
        </w:rPr>
      </w:pPr>
      <w:r w:rsidRPr="00D65616">
        <w:rPr>
          <w:sz w:val="28"/>
          <w:szCs w:val="28"/>
        </w:rPr>
        <w:t>5. Scope</w:t>
      </w:r>
    </w:p>
    <w:p w14:paraId="5110BA73" w14:textId="77777777" w:rsidR="005D1C3D" w:rsidRPr="00D65616" w:rsidRDefault="005D1C3D" w:rsidP="005D1C3D">
      <w:pPr>
        <w:rPr>
          <w:sz w:val="24"/>
          <w:szCs w:val="24"/>
        </w:rPr>
      </w:pPr>
      <w:r w:rsidRPr="00D65616">
        <w:rPr>
          <w:sz w:val="24"/>
          <w:szCs w:val="24"/>
        </w:rPr>
        <w:t>The project will include data collection, data cleaning, exploratory data analysis, forecasting model development, model evaluation and dashboard creation.</w:t>
      </w:r>
    </w:p>
    <w:p w14:paraId="09CDA7C5" w14:textId="77777777" w:rsidR="005D1C3D" w:rsidRPr="00D65616" w:rsidRDefault="005D1C3D" w:rsidP="005D1C3D">
      <w:pPr>
        <w:rPr>
          <w:sz w:val="24"/>
          <w:szCs w:val="24"/>
        </w:rPr>
      </w:pPr>
    </w:p>
    <w:p w14:paraId="31A9E9D0" w14:textId="77777777" w:rsidR="005D1C3D" w:rsidRPr="00D65616" w:rsidRDefault="005D1C3D" w:rsidP="005D1C3D">
      <w:pPr>
        <w:rPr>
          <w:sz w:val="24"/>
          <w:szCs w:val="24"/>
        </w:rPr>
      </w:pPr>
      <w:r w:rsidRPr="00D65616">
        <w:rPr>
          <w:sz w:val="24"/>
          <w:szCs w:val="24"/>
        </w:rPr>
        <w:t>The main analysis will focus on daily or weekly sales. The project will use historical data and will not connect to a live business system. It will not automatically manage inventory or make purchasing decisions.</w:t>
      </w:r>
    </w:p>
    <w:p w14:paraId="5E7BA1B5" w14:textId="77777777" w:rsidR="005D1C3D" w:rsidRPr="00D65616" w:rsidRDefault="005D1C3D" w:rsidP="005D1C3D">
      <w:pPr>
        <w:rPr>
          <w:sz w:val="24"/>
          <w:szCs w:val="24"/>
        </w:rPr>
      </w:pPr>
    </w:p>
    <w:p w14:paraId="47F79217" w14:textId="77777777" w:rsidR="005D1C3D" w:rsidRPr="00D65616" w:rsidRDefault="005D1C3D" w:rsidP="005D1C3D">
      <w:pPr>
        <w:rPr>
          <w:sz w:val="24"/>
          <w:szCs w:val="24"/>
        </w:rPr>
      </w:pPr>
      <w:r w:rsidRPr="00D65616">
        <w:rPr>
          <w:sz w:val="24"/>
          <w:szCs w:val="24"/>
        </w:rPr>
        <w:t>The dataset covers approximately one year, which limits the analysis of long-term seasonal patterns. This limitation will be considered when interpreting the results. The project will focus on developing a working prototype rather than a commercial forecasting system.</w:t>
      </w:r>
    </w:p>
    <w:p w14:paraId="7FAC676D" w14:textId="77777777" w:rsidR="005D1C3D" w:rsidRPr="00D65616" w:rsidRDefault="005D1C3D" w:rsidP="005D1C3D">
      <w:pPr>
        <w:rPr>
          <w:sz w:val="24"/>
          <w:szCs w:val="24"/>
        </w:rPr>
      </w:pPr>
    </w:p>
    <w:p w14:paraId="1408B018" w14:textId="77777777" w:rsidR="005D1C3D" w:rsidRPr="00D65616" w:rsidRDefault="005D1C3D" w:rsidP="005D1C3D">
      <w:pPr>
        <w:rPr>
          <w:sz w:val="28"/>
          <w:szCs w:val="28"/>
        </w:rPr>
      </w:pPr>
      <w:r w:rsidRPr="00D65616">
        <w:rPr>
          <w:sz w:val="28"/>
          <w:szCs w:val="28"/>
        </w:rPr>
        <w:t>6. Methodology</w:t>
      </w:r>
    </w:p>
    <w:p w14:paraId="2C5846FC" w14:textId="77777777" w:rsidR="005D1C3D" w:rsidRPr="00D65616" w:rsidRDefault="005D1C3D" w:rsidP="005D1C3D">
      <w:pPr>
        <w:rPr>
          <w:sz w:val="24"/>
          <w:szCs w:val="24"/>
        </w:rPr>
      </w:pPr>
      <w:r w:rsidRPr="00D65616">
        <w:rPr>
          <w:sz w:val="24"/>
          <w:szCs w:val="24"/>
        </w:rPr>
        <w:t>The project will follow five main stages.</w:t>
      </w:r>
    </w:p>
    <w:p w14:paraId="51A80936" w14:textId="77777777" w:rsidR="005D1C3D" w:rsidRPr="00D65616" w:rsidRDefault="005D1C3D" w:rsidP="005D1C3D">
      <w:pPr>
        <w:rPr>
          <w:sz w:val="24"/>
          <w:szCs w:val="24"/>
        </w:rPr>
      </w:pPr>
    </w:p>
    <w:p w14:paraId="36764A63" w14:textId="77777777" w:rsidR="005D1C3D" w:rsidRPr="00D65616" w:rsidRDefault="005D1C3D" w:rsidP="005D1C3D">
      <w:pPr>
        <w:rPr>
          <w:sz w:val="24"/>
          <w:szCs w:val="24"/>
        </w:rPr>
      </w:pPr>
      <w:r w:rsidRPr="00D65616">
        <w:rPr>
          <w:sz w:val="24"/>
          <w:szCs w:val="24"/>
        </w:rPr>
        <w:t>First, the dataset will be downloaded and imported into Google Colab. Python and Pandas will be used to inspect the data, identify missing values and check for cancellations, unusual quantities and invalid prices. The rules used to calculate sales will be documented.</w:t>
      </w:r>
    </w:p>
    <w:p w14:paraId="731095C6" w14:textId="77777777" w:rsidR="005D1C3D" w:rsidRPr="00D65616" w:rsidRDefault="005D1C3D" w:rsidP="005D1C3D">
      <w:pPr>
        <w:rPr>
          <w:sz w:val="24"/>
          <w:szCs w:val="24"/>
        </w:rPr>
      </w:pPr>
    </w:p>
    <w:p w14:paraId="5E4EB6A7" w14:textId="77777777" w:rsidR="005D1C3D" w:rsidRPr="00D65616" w:rsidRDefault="005D1C3D" w:rsidP="005D1C3D">
      <w:pPr>
        <w:rPr>
          <w:sz w:val="24"/>
          <w:szCs w:val="24"/>
        </w:rPr>
      </w:pPr>
      <w:r w:rsidRPr="00D65616">
        <w:rPr>
          <w:sz w:val="24"/>
          <w:szCs w:val="24"/>
        </w:rPr>
        <w:t>Second, exploratory data analysis will be carried out using Pandas and Matplotlib. Daily and weekly sales will be calculated and displayed using charts. The analysis will identify trends, changes in sales and products with high sales volumes.</w:t>
      </w:r>
    </w:p>
    <w:p w14:paraId="0CC209E6" w14:textId="77777777" w:rsidR="005D1C3D" w:rsidRPr="00D65616" w:rsidRDefault="005D1C3D" w:rsidP="005D1C3D">
      <w:pPr>
        <w:rPr>
          <w:sz w:val="24"/>
          <w:szCs w:val="24"/>
        </w:rPr>
      </w:pPr>
    </w:p>
    <w:p w14:paraId="0B027F3F" w14:textId="77777777" w:rsidR="005D1C3D" w:rsidRPr="00D65616" w:rsidRDefault="005D1C3D" w:rsidP="005D1C3D">
      <w:pPr>
        <w:rPr>
          <w:sz w:val="24"/>
          <w:szCs w:val="24"/>
        </w:rPr>
      </w:pPr>
      <w:r w:rsidRPr="00D65616">
        <w:rPr>
          <w:sz w:val="24"/>
          <w:szCs w:val="24"/>
        </w:rPr>
        <w:t>Third, forecasting models will be developed. A naïve forecasting method will be used as a baseline. A second model, such as a regression model using previous sales values, will then be developed. Previous sales values are known as lag features and can help a model learn patterns in time-based data (scikit-learn developers, n.d.).</w:t>
      </w:r>
    </w:p>
    <w:p w14:paraId="79D83A52" w14:textId="77777777" w:rsidR="005D1C3D" w:rsidRPr="00D65616" w:rsidRDefault="005D1C3D" w:rsidP="005D1C3D">
      <w:pPr>
        <w:rPr>
          <w:sz w:val="24"/>
          <w:szCs w:val="24"/>
        </w:rPr>
      </w:pPr>
    </w:p>
    <w:p w14:paraId="774262F5" w14:textId="77777777" w:rsidR="005D1C3D" w:rsidRPr="00D65616" w:rsidRDefault="005D1C3D" w:rsidP="005D1C3D">
      <w:pPr>
        <w:rPr>
          <w:sz w:val="24"/>
          <w:szCs w:val="24"/>
        </w:rPr>
      </w:pPr>
      <w:r w:rsidRPr="00D65616">
        <w:rPr>
          <w:sz w:val="24"/>
          <w:szCs w:val="24"/>
        </w:rPr>
        <w:t>Fourth, the models will be evaluated using historical training data and a later test period. The data will remain in chronological order to prevent future information from influencing predictions. Mean Absolute Error (MAE) will be used to measure the average prediction error. Root Mean Squared Error (RMSE) may also be used to compare models (Hyndman and Athanasopoulos, 2021).</w:t>
      </w:r>
    </w:p>
    <w:p w14:paraId="48DB44EB" w14:textId="77777777" w:rsidR="005D1C3D" w:rsidRPr="00D65616" w:rsidRDefault="005D1C3D" w:rsidP="005D1C3D">
      <w:pPr>
        <w:rPr>
          <w:sz w:val="24"/>
          <w:szCs w:val="24"/>
        </w:rPr>
      </w:pPr>
    </w:p>
    <w:p w14:paraId="1EEFC536" w14:textId="77777777" w:rsidR="005D1C3D" w:rsidRPr="00D65616" w:rsidRDefault="005D1C3D" w:rsidP="005D1C3D">
      <w:pPr>
        <w:rPr>
          <w:sz w:val="24"/>
          <w:szCs w:val="24"/>
        </w:rPr>
      </w:pPr>
      <w:r w:rsidRPr="00D65616">
        <w:rPr>
          <w:sz w:val="24"/>
          <w:szCs w:val="24"/>
        </w:rPr>
        <w:t>Finally, the results will be presented in a dashboard using Power BI or Python visualisation tools. The dashboard will display actual sales, predicted sales and model performance.</w:t>
      </w:r>
    </w:p>
    <w:p w14:paraId="6F6D7A49" w14:textId="77777777" w:rsidR="005D1C3D" w:rsidRPr="00D65616" w:rsidRDefault="005D1C3D" w:rsidP="005D1C3D">
      <w:pPr>
        <w:rPr>
          <w:sz w:val="24"/>
          <w:szCs w:val="24"/>
        </w:rPr>
      </w:pPr>
    </w:p>
    <w:p w14:paraId="55F94245" w14:textId="77777777" w:rsidR="005D1C3D" w:rsidRPr="00D65616" w:rsidRDefault="005D1C3D" w:rsidP="005D1C3D">
      <w:pPr>
        <w:rPr>
          <w:sz w:val="24"/>
          <w:szCs w:val="24"/>
        </w:rPr>
      </w:pPr>
      <w:r w:rsidRPr="00D65616">
        <w:rPr>
          <w:sz w:val="24"/>
          <w:szCs w:val="24"/>
        </w:rPr>
        <w:t>The proposed workflow is shown in Figure 1.</w:t>
      </w:r>
    </w:p>
    <w:p w14:paraId="567045BB" w14:textId="77777777" w:rsidR="005D1C3D" w:rsidRPr="00D65616" w:rsidRDefault="005D1C3D" w:rsidP="005D1C3D">
      <w:pPr>
        <w:rPr>
          <w:sz w:val="24"/>
          <w:szCs w:val="24"/>
        </w:rPr>
      </w:pPr>
    </w:p>
    <w:p w14:paraId="2C2FE9A8" w14:textId="77777777" w:rsidR="005D1C3D" w:rsidRPr="00D65616" w:rsidRDefault="005D1C3D" w:rsidP="005D1C3D">
      <w:pPr>
        <w:rPr>
          <w:sz w:val="28"/>
          <w:szCs w:val="28"/>
        </w:rPr>
      </w:pPr>
      <w:r w:rsidRPr="00D65616">
        <w:rPr>
          <w:sz w:val="28"/>
          <w:szCs w:val="28"/>
        </w:rPr>
        <w:t>7. Data Sources</w:t>
      </w:r>
    </w:p>
    <w:p w14:paraId="452399E3" w14:textId="77777777" w:rsidR="005D1C3D" w:rsidRPr="00D65616" w:rsidRDefault="005D1C3D" w:rsidP="005D1C3D">
      <w:pPr>
        <w:rPr>
          <w:sz w:val="24"/>
          <w:szCs w:val="24"/>
        </w:rPr>
      </w:pPr>
      <w:r w:rsidRPr="00D65616">
        <w:rPr>
          <w:sz w:val="24"/>
          <w:szCs w:val="24"/>
        </w:rPr>
        <w:t>The primary data source will be the Online Retail dataset from the UCI Machine Learning Repository. It contains 541,909 transaction records from a UK-based online retailer (Chen, 2015).</w:t>
      </w:r>
    </w:p>
    <w:p w14:paraId="01D37ABA" w14:textId="77777777" w:rsidR="005D1C3D" w:rsidRPr="00D65616" w:rsidRDefault="005D1C3D" w:rsidP="005D1C3D">
      <w:pPr>
        <w:rPr>
          <w:sz w:val="24"/>
          <w:szCs w:val="24"/>
        </w:rPr>
      </w:pPr>
    </w:p>
    <w:p w14:paraId="2917DC35" w14:textId="77777777" w:rsidR="005D1C3D" w:rsidRPr="00D65616" w:rsidRDefault="005D1C3D" w:rsidP="005D1C3D">
      <w:pPr>
        <w:rPr>
          <w:sz w:val="24"/>
          <w:szCs w:val="24"/>
        </w:rPr>
      </w:pPr>
      <w:r w:rsidRPr="00D65616">
        <w:rPr>
          <w:sz w:val="24"/>
          <w:szCs w:val="24"/>
        </w:rPr>
        <w:t>The dataset includes invoice numbers, product codes, quantities, invoice dates, unit prices, customer identifiers and country information. These fields will support the calculation and analysis of sales over time.</w:t>
      </w:r>
    </w:p>
    <w:p w14:paraId="13679E4C" w14:textId="77777777" w:rsidR="005D1C3D" w:rsidRPr="00D65616" w:rsidRDefault="005D1C3D" w:rsidP="005D1C3D">
      <w:pPr>
        <w:rPr>
          <w:sz w:val="24"/>
          <w:szCs w:val="24"/>
        </w:rPr>
      </w:pPr>
    </w:p>
    <w:p w14:paraId="09308734" w14:textId="77777777" w:rsidR="005D1C3D" w:rsidRPr="00D65616" w:rsidRDefault="005D1C3D" w:rsidP="005D1C3D">
      <w:pPr>
        <w:rPr>
          <w:sz w:val="24"/>
          <w:szCs w:val="24"/>
        </w:rPr>
      </w:pPr>
      <w:r w:rsidRPr="00D65616">
        <w:rPr>
          <w:sz w:val="24"/>
          <w:szCs w:val="24"/>
        </w:rPr>
        <w:lastRenderedPageBreak/>
        <w:t>The dataset is available under the Creative Commons Attribution 4.0 International licence. It can be reused with appropriate attribution (UCI Machine Learning Repository, n.d.). No private company access is required. Customer identifiers will not be needed for the main forecasting analysis.</w:t>
      </w:r>
    </w:p>
    <w:p w14:paraId="25BF9535" w14:textId="77777777" w:rsidR="005D1C3D" w:rsidRPr="00D65616" w:rsidRDefault="005D1C3D" w:rsidP="005D1C3D">
      <w:pPr>
        <w:rPr>
          <w:sz w:val="24"/>
          <w:szCs w:val="24"/>
        </w:rPr>
      </w:pPr>
    </w:p>
    <w:p w14:paraId="41CBD863" w14:textId="77777777" w:rsidR="005D1C3D" w:rsidRPr="00FE1273" w:rsidRDefault="005D1C3D" w:rsidP="005D1C3D">
      <w:pPr>
        <w:rPr>
          <w:sz w:val="28"/>
          <w:szCs w:val="28"/>
        </w:rPr>
      </w:pPr>
      <w:r w:rsidRPr="00FE1273">
        <w:rPr>
          <w:sz w:val="28"/>
          <w:szCs w:val="28"/>
        </w:rPr>
        <w:t>8. Expected Deliverables</w:t>
      </w:r>
    </w:p>
    <w:p w14:paraId="44392867" w14:textId="77777777" w:rsidR="005D1C3D" w:rsidRPr="00D65616" w:rsidRDefault="005D1C3D" w:rsidP="005D1C3D">
      <w:pPr>
        <w:rPr>
          <w:sz w:val="24"/>
          <w:szCs w:val="24"/>
        </w:rPr>
      </w:pPr>
      <w:r w:rsidRPr="00D65616">
        <w:rPr>
          <w:sz w:val="24"/>
          <w:szCs w:val="24"/>
        </w:rPr>
        <w:t>By the end of Semester 2, the project is expected to produce:</w:t>
      </w:r>
    </w:p>
    <w:p w14:paraId="5FCFDA79" w14:textId="77777777" w:rsidR="005D1C3D" w:rsidRPr="00D65616" w:rsidRDefault="005D1C3D" w:rsidP="005D1C3D">
      <w:pPr>
        <w:rPr>
          <w:sz w:val="24"/>
          <w:szCs w:val="24"/>
        </w:rPr>
      </w:pPr>
    </w:p>
    <w:p w14:paraId="43FD32BE" w14:textId="77777777" w:rsidR="005D1C3D" w:rsidRPr="00D65616" w:rsidRDefault="005D1C3D" w:rsidP="005D1C3D">
      <w:pPr>
        <w:rPr>
          <w:sz w:val="24"/>
          <w:szCs w:val="24"/>
        </w:rPr>
      </w:pPr>
      <w:r w:rsidRPr="00D65616">
        <w:rPr>
          <w:sz w:val="24"/>
          <w:szCs w:val="24"/>
        </w:rPr>
        <w:t>A cleaned and prepared dataset.</w:t>
      </w:r>
    </w:p>
    <w:p w14:paraId="6390743E" w14:textId="77777777" w:rsidR="005D1C3D" w:rsidRPr="00D65616" w:rsidRDefault="005D1C3D" w:rsidP="005D1C3D">
      <w:pPr>
        <w:rPr>
          <w:sz w:val="24"/>
          <w:szCs w:val="24"/>
        </w:rPr>
      </w:pPr>
      <w:r w:rsidRPr="00D65616">
        <w:rPr>
          <w:sz w:val="24"/>
          <w:szCs w:val="24"/>
        </w:rPr>
        <w:t>An exploratory sales analysis report with charts.</w:t>
      </w:r>
    </w:p>
    <w:p w14:paraId="37C86AD5" w14:textId="77777777" w:rsidR="005D1C3D" w:rsidRPr="00D65616" w:rsidRDefault="005D1C3D" w:rsidP="005D1C3D">
      <w:pPr>
        <w:rPr>
          <w:sz w:val="24"/>
          <w:szCs w:val="24"/>
        </w:rPr>
      </w:pPr>
      <w:r w:rsidRPr="00D65616">
        <w:rPr>
          <w:sz w:val="24"/>
          <w:szCs w:val="24"/>
        </w:rPr>
        <w:t>At least two compared forecasting approaches, including a baseline.</w:t>
      </w:r>
    </w:p>
    <w:p w14:paraId="1EB72DF8" w14:textId="77777777" w:rsidR="005D1C3D" w:rsidRPr="00D65616" w:rsidRDefault="005D1C3D" w:rsidP="005D1C3D">
      <w:pPr>
        <w:rPr>
          <w:sz w:val="24"/>
          <w:szCs w:val="24"/>
        </w:rPr>
      </w:pPr>
      <w:r w:rsidRPr="00D65616">
        <w:rPr>
          <w:sz w:val="24"/>
          <w:szCs w:val="24"/>
        </w:rPr>
        <w:t>A model evaluation report containing MAE and, where appropriate, RMSE.</w:t>
      </w:r>
    </w:p>
    <w:p w14:paraId="746B4C98" w14:textId="77777777" w:rsidR="005D1C3D" w:rsidRPr="00D65616" w:rsidRDefault="005D1C3D" w:rsidP="005D1C3D">
      <w:pPr>
        <w:rPr>
          <w:sz w:val="24"/>
          <w:szCs w:val="24"/>
        </w:rPr>
      </w:pPr>
      <w:r w:rsidRPr="00D65616">
        <w:rPr>
          <w:sz w:val="24"/>
          <w:szCs w:val="24"/>
        </w:rPr>
        <w:t>A dashboard showing historical sales and future predictions.</w:t>
      </w:r>
    </w:p>
    <w:p w14:paraId="53666AB0" w14:textId="77777777" w:rsidR="005D1C3D" w:rsidRDefault="005D1C3D" w:rsidP="005D1C3D">
      <w:pPr>
        <w:rPr>
          <w:sz w:val="24"/>
          <w:szCs w:val="24"/>
        </w:rPr>
      </w:pPr>
      <w:r w:rsidRPr="00D65616">
        <w:rPr>
          <w:sz w:val="24"/>
          <w:szCs w:val="24"/>
        </w:rPr>
        <w:t>A final project report explaining the methods, findings, limitations and business value.</w:t>
      </w:r>
    </w:p>
    <w:p w14:paraId="170C4F1B" w14:textId="77777777" w:rsidR="006761A7" w:rsidRPr="00D65616" w:rsidRDefault="006761A7" w:rsidP="005D1C3D">
      <w:pPr>
        <w:rPr>
          <w:sz w:val="24"/>
          <w:szCs w:val="24"/>
        </w:rPr>
      </w:pPr>
    </w:p>
    <w:p w14:paraId="1B17CB5D" w14:textId="77777777" w:rsidR="005D1C3D" w:rsidRPr="006761A7" w:rsidRDefault="005D1C3D" w:rsidP="005D1C3D">
      <w:pPr>
        <w:rPr>
          <w:sz w:val="28"/>
          <w:szCs w:val="28"/>
        </w:rPr>
      </w:pPr>
      <w:r w:rsidRPr="006761A7">
        <w:rPr>
          <w:sz w:val="28"/>
          <w:szCs w:val="28"/>
        </w:rPr>
        <w:t>9. Project Timeline</w:t>
      </w:r>
    </w:p>
    <w:p w14:paraId="7AE17810" w14:textId="77777777" w:rsidR="005D1C3D" w:rsidRPr="00D65616" w:rsidRDefault="005D1C3D" w:rsidP="005D1C3D">
      <w:pPr>
        <w:rPr>
          <w:sz w:val="24"/>
          <w:szCs w:val="24"/>
        </w:rPr>
      </w:pPr>
      <w:r w:rsidRPr="00D65616">
        <w:rPr>
          <w:sz w:val="24"/>
          <w:szCs w:val="24"/>
        </w:rPr>
        <w:t>The project will be completed over two semesters. Semester 1 will focus on research, data collection, data cleaning and initial analysis. Semester 2 will focus on forecasting models, evaluation, dashboard development and final reporting.</w:t>
      </w:r>
    </w:p>
    <w:p w14:paraId="36C7F061" w14:textId="77777777" w:rsidR="005D1C3D" w:rsidRPr="00D65616" w:rsidRDefault="005D1C3D" w:rsidP="005D1C3D">
      <w:pPr>
        <w:rPr>
          <w:sz w:val="24"/>
          <w:szCs w:val="24"/>
        </w:rPr>
      </w:pPr>
    </w:p>
    <w:p w14:paraId="2F5D88BD" w14:textId="77777777" w:rsidR="005D1C3D" w:rsidRPr="00D65616" w:rsidRDefault="005D1C3D" w:rsidP="005D1C3D">
      <w:pPr>
        <w:rPr>
          <w:sz w:val="24"/>
          <w:szCs w:val="24"/>
        </w:rPr>
      </w:pPr>
      <w:r w:rsidRPr="00D65616">
        <w:rPr>
          <w:sz w:val="24"/>
          <w:szCs w:val="24"/>
        </w:rPr>
        <w:t>A detailed high-level timeline is provided in Figure 2.</w:t>
      </w:r>
    </w:p>
    <w:p w14:paraId="325389C9" w14:textId="77777777" w:rsidR="005D1C3D" w:rsidRPr="00D65616" w:rsidRDefault="005D1C3D" w:rsidP="005D1C3D">
      <w:pPr>
        <w:rPr>
          <w:sz w:val="24"/>
          <w:szCs w:val="24"/>
        </w:rPr>
      </w:pPr>
    </w:p>
    <w:p w14:paraId="49D9B6AA" w14:textId="77777777" w:rsidR="005D1C3D" w:rsidRPr="00FE1273" w:rsidRDefault="005D1C3D" w:rsidP="005D1C3D">
      <w:pPr>
        <w:rPr>
          <w:sz w:val="28"/>
          <w:szCs w:val="28"/>
        </w:rPr>
      </w:pPr>
      <w:r w:rsidRPr="00FE1273">
        <w:rPr>
          <w:sz w:val="28"/>
          <w:szCs w:val="28"/>
        </w:rPr>
        <w:t>10. Ethical and Legal Considerations</w:t>
      </w:r>
    </w:p>
    <w:p w14:paraId="40417F02" w14:textId="77777777" w:rsidR="005D1C3D" w:rsidRPr="00D65616" w:rsidRDefault="005D1C3D" w:rsidP="005D1C3D">
      <w:pPr>
        <w:rPr>
          <w:sz w:val="24"/>
          <w:szCs w:val="24"/>
        </w:rPr>
      </w:pPr>
      <w:r w:rsidRPr="00D65616">
        <w:rPr>
          <w:sz w:val="24"/>
          <w:szCs w:val="24"/>
        </w:rPr>
        <w:t>The project will use a public dataset and follow its licence requirements. The data source will be acknowledged using Harvard referencing. Customer identifiers will be removed from the main analysis where possible, and identifiable transaction-level data will not be published unnecessarily.</w:t>
      </w:r>
    </w:p>
    <w:p w14:paraId="2BB2551B" w14:textId="77777777" w:rsidR="005D1C3D" w:rsidRPr="00D65616" w:rsidRDefault="005D1C3D" w:rsidP="005D1C3D">
      <w:pPr>
        <w:rPr>
          <w:sz w:val="24"/>
          <w:szCs w:val="24"/>
        </w:rPr>
      </w:pPr>
    </w:p>
    <w:p w14:paraId="7377BD6E" w14:textId="77777777" w:rsidR="005D1C3D" w:rsidRPr="00D65616" w:rsidRDefault="005D1C3D" w:rsidP="005D1C3D">
      <w:pPr>
        <w:rPr>
          <w:sz w:val="24"/>
          <w:szCs w:val="24"/>
        </w:rPr>
      </w:pPr>
      <w:r w:rsidRPr="00D65616">
        <w:rPr>
          <w:sz w:val="24"/>
          <w:szCs w:val="24"/>
        </w:rPr>
        <w:t>Data will be stored securely and used only for the project. The project will consider data minimisation, privacy and applicable data protection requirements, including the General Data Protection Regulation (GDPR) where relevant.</w:t>
      </w:r>
    </w:p>
    <w:p w14:paraId="53AB0FE2" w14:textId="77777777" w:rsidR="005D1C3D" w:rsidRPr="00D65616" w:rsidRDefault="005D1C3D" w:rsidP="005D1C3D">
      <w:pPr>
        <w:rPr>
          <w:sz w:val="24"/>
          <w:szCs w:val="24"/>
        </w:rPr>
      </w:pPr>
    </w:p>
    <w:p w14:paraId="648D32BB" w14:textId="77777777" w:rsidR="005D1C3D" w:rsidRPr="00D65616" w:rsidRDefault="005D1C3D" w:rsidP="005D1C3D">
      <w:pPr>
        <w:rPr>
          <w:sz w:val="24"/>
          <w:szCs w:val="24"/>
        </w:rPr>
      </w:pPr>
      <w:r w:rsidRPr="00D65616">
        <w:rPr>
          <w:sz w:val="24"/>
          <w:szCs w:val="24"/>
        </w:rPr>
        <w:lastRenderedPageBreak/>
        <w:t>Forecasts may contain errors and should not be treated as guaranteed results. The report will explain model limitations and avoid making unsupported business claims. Any additional data source will be checked for access rights and permitted use before it is included.</w:t>
      </w:r>
    </w:p>
    <w:p w14:paraId="17E023C7" w14:textId="77777777" w:rsidR="005D1C3D" w:rsidRPr="00D65616" w:rsidRDefault="005D1C3D" w:rsidP="005D1C3D">
      <w:pPr>
        <w:rPr>
          <w:sz w:val="24"/>
          <w:szCs w:val="24"/>
        </w:rPr>
      </w:pPr>
    </w:p>
    <w:p w14:paraId="0CC935BB" w14:textId="77777777" w:rsidR="005D1C3D" w:rsidRPr="00D65616" w:rsidRDefault="005D1C3D" w:rsidP="005D1C3D">
      <w:pPr>
        <w:rPr>
          <w:sz w:val="24"/>
          <w:szCs w:val="24"/>
        </w:rPr>
      </w:pPr>
      <w:r w:rsidRPr="00D65616">
        <w:rPr>
          <w:sz w:val="24"/>
          <w:szCs w:val="24"/>
        </w:rPr>
        <w:t>Figure 1. Proposed system architecture</w:t>
      </w:r>
    </w:p>
    <w:p w14:paraId="2DC0E782" w14:textId="77777777" w:rsidR="000045AB" w:rsidRPr="000045AB" w:rsidRDefault="000045AB" w:rsidP="000045AB">
      <w:pPr>
        <w:jc w:val="center"/>
        <w:rPr>
          <w:sz w:val="20"/>
          <w:szCs w:val="20"/>
        </w:rPr>
      </w:pPr>
      <w:r w:rsidRPr="000045AB">
        <w:rPr>
          <w:sz w:val="20"/>
          <w:szCs w:val="20"/>
        </w:rPr>
        <w:t>UCI Online Retail Dataset</w:t>
      </w:r>
    </w:p>
    <w:p w14:paraId="5C7E25EA" w14:textId="6F72C26C" w:rsidR="000045AB" w:rsidRPr="000045AB" w:rsidRDefault="000045AB" w:rsidP="000045AB">
      <w:pPr>
        <w:tabs>
          <w:tab w:val="left" w:pos="633"/>
        </w:tabs>
        <w:jc w:val="center"/>
        <w:rPr>
          <w:sz w:val="20"/>
          <w:szCs w:val="20"/>
        </w:rPr>
      </w:pPr>
      <w:r w:rsidRPr="000045AB">
        <w:rPr>
          <w:sz w:val="20"/>
          <w:szCs w:val="20"/>
        </w:rPr>
        <w:t>↓</w:t>
      </w:r>
    </w:p>
    <w:p w14:paraId="6E816AFB" w14:textId="02C0D744" w:rsidR="000045AB" w:rsidRPr="000045AB" w:rsidRDefault="000045AB" w:rsidP="000045AB">
      <w:pPr>
        <w:jc w:val="center"/>
        <w:rPr>
          <w:sz w:val="20"/>
          <w:szCs w:val="20"/>
        </w:rPr>
      </w:pPr>
      <w:r w:rsidRPr="000045AB">
        <w:rPr>
          <w:sz w:val="20"/>
          <w:szCs w:val="20"/>
        </w:rPr>
        <w:t>Python and Pandas: Data Cleaning</w:t>
      </w:r>
    </w:p>
    <w:p w14:paraId="75F20B61" w14:textId="77777777" w:rsidR="000045AB" w:rsidRPr="000045AB" w:rsidRDefault="000045AB" w:rsidP="000045AB">
      <w:pPr>
        <w:jc w:val="center"/>
        <w:rPr>
          <w:sz w:val="20"/>
          <w:szCs w:val="20"/>
        </w:rPr>
      </w:pPr>
      <w:r w:rsidRPr="000045AB">
        <w:rPr>
          <w:sz w:val="20"/>
          <w:szCs w:val="20"/>
        </w:rPr>
        <w:t>↓</w:t>
      </w:r>
    </w:p>
    <w:p w14:paraId="61AB6D2A" w14:textId="77777777" w:rsidR="000045AB" w:rsidRPr="000045AB" w:rsidRDefault="000045AB" w:rsidP="000045AB">
      <w:pPr>
        <w:jc w:val="center"/>
        <w:rPr>
          <w:sz w:val="20"/>
          <w:szCs w:val="20"/>
        </w:rPr>
      </w:pPr>
      <w:r w:rsidRPr="000045AB">
        <w:rPr>
          <w:sz w:val="20"/>
          <w:szCs w:val="20"/>
        </w:rPr>
        <w:t>Sales Analysis: Charts and Trends</w:t>
      </w:r>
    </w:p>
    <w:p w14:paraId="0887D7E0" w14:textId="77777777" w:rsidR="000045AB" w:rsidRPr="000045AB" w:rsidRDefault="000045AB" w:rsidP="000045AB">
      <w:pPr>
        <w:jc w:val="center"/>
        <w:rPr>
          <w:sz w:val="20"/>
          <w:szCs w:val="20"/>
        </w:rPr>
      </w:pPr>
      <w:r w:rsidRPr="000045AB">
        <w:rPr>
          <w:sz w:val="20"/>
          <w:szCs w:val="20"/>
        </w:rPr>
        <w:t>↓</w:t>
      </w:r>
    </w:p>
    <w:p w14:paraId="5E716A44" w14:textId="77777777" w:rsidR="000045AB" w:rsidRPr="000045AB" w:rsidRDefault="000045AB" w:rsidP="000045AB">
      <w:pPr>
        <w:jc w:val="center"/>
        <w:rPr>
          <w:sz w:val="20"/>
          <w:szCs w:val="20"/>
        </w:rPr>
      </w:pPr>
      <w:r w:rsidRPr="000045AB">
        <w:rPr>
          <w:sz w:val="20"/>
          <w:szCs w:val="20"/>
        </w:rPr>
        <w:t>Feature Engineering: Previous Sales (Lag Features)</w:t>
      </w:r>
    </w:p>
    <w:p w14:paraId="40068DE4" w14:textId="77777777" w:rsidR="000045AB" w:rsidRPr="000045AB" w:rsidRDefault="000045AB" w:rsidP="000045AB">
      <w:pPr>
        <w:jc w:val="center"/>
        <w:rPr>
          <w:sz w:val="20"/>
          <w:szCs w:val="20"/>
        </w:rPr>
      </w:pPr>
      <w:r w:rsidRPr="000045AB">
        <w:rPr>
          <w:sz w:val="20"/>
          <w:szCs w:val="20"/>
        </w:rPr>
        <w:t>↓</w:t>
      </w:r>
    </w:p>
    <w:p w14:paraId="567E3FD7" w14:textId="77777777" w:rsidR="000045AB" w:rsidRPr="000045AB" w:rsidRDefault="000045AB" w:rsidP="000045AB">
      <w:pPr>
        <w:jc w:val="center"/>
        <w:rPr>
          <w:sz w:val="20"/>
          <w:szCs w:val="20"/>
        </w:rPr>
      </w:pPr>
      <w:r w:rsidRPr="000045AB">
        <w:rPr>
          <w:sz w:val="20"/>
          <w:szCs w:val="20"/>
        </w:rPr>
        <w:t>Forecasting: Naïve Baseline and Regression Model</w:t>
      </w:r>
    </w:p>
    <w:p w14:paraId="4463F70B" w14:textId="77777777" w:rsidR="000045AB" w:rsidRPr="000045AB" w:rsidRDefault="000045AB" w:rsidP="000045AB">
      <w:pPr>
        <w:jc w:val="center"/>
        <w:rPr>
          <w:sz w:val="20"/>
          <w:szCs w:val="20"/>
        </w:rPr>
      </w:pPr>
      <w:r w:rsidRPr="000045AB">
        <w:rPr>
          <w:sz w:val="20"/>
          <w:szCs w:val="20"/>
        </w:rPr>
        <w:t>↓</w:t>
      </w:r>
    </w:p>
    <w:p w14:paraId="4A0935F7" w14:textId="77777777" w:rsidR="000045AB" w:rsidRPr="000045AB" w:rsidRDefault="000045AB" w:rsidP="000045AB">
      <w:pPr>
        <w:jc w:val="center"/>
        <w:rPr>
          <w:sz w:val="20"/>
          <w:szCs w:val="20"/>
        </w:rPr>
      </w:pPr>
      <w:r w:rsidRPr="000045AB">
        <w:rPr>
          <w:sz w:val="20"/>
          <w:szCs w:val="20"/>
        </w:rPr>
        <w:t>Model Evaluation: MAE and RMSE</w:t>
      </w:r>
    </w:p>
    <w:p w14:paraId="5E681DD2" w14:textId="77777777" w:rsidR="000045AB" w:rsidRPr="000045AB" w:rsidRDefault="000045AB" w:rsidP="000045AB">
      <w:pPr>
        <w:jc w:val="center"/>
        <w:rPr>
          <w:sz w:val="20"/>
          <w:szCs w:val="20"/>
        </w:rPr>
      </w:pPr>
      <w:r w:rsidRPr="000045AB">
        <w:rPr>
          <w:sz w:val="20"/>
          <w:szCs w:val="20"/>
        </w:rPr>
        <w:t>↓</w:t>
      </w:r>
    </w:p>
    <w:p w14:paraId="125D6147" w14:textId="5B4CDA01" w:rsidR="0013246E" w:rsidRDefault="000045AB" w:rsidP="000045AB">
      <w:pPr>
        <w:jc w:val="center"/>
        <w:rPr>
          <w:sz w:val="20"/>
          <w:szCs w:val="20"/>
        </w:rPr>
      </w:pPr>
      <w:r w:rsidRPr="000045AB">
        <w:rPr>
          <w:sz w:val="20"/>
          <w:szCs w:val="20"/>
        </w:rPr>
        <w:t>Dashboard: Actual and Predicted Sales</w:t>
      </w:r>
    </w:p>
    <w:p w14:paraId="4C514F44" w14:textId="77777777" w:rsidR="000045AB" w:rsidRDefault="000045AB" w:rsidP="000045AB">
      <w:r>
        <w:t>Figure 2. Proposed project timeline</w:t>
      </w:r>
    </w:p>
    <w:tbl>
      <w:tblPr>
        <w:tblStyle w:val="TableGrid"/>
        <w:tblW w:w="0" w:type="auto"/>
        <w:tblLook w:val="04A0" w:firstRow="1" w:lastRow="0" w:firstColumn="1" w:lastColumn="0" w:noHBand="0" w:noVBand="1"/>
      </w:tblPr>
      <w:tblGrid>
        <w:gridCol w:w="3006"/>
        <w:gridCol w:w="3005"/>
        <w:gridCol w:w="3005"/>
      </w:tblGrid>
      <w:tr w:rsidR="000045AB" w14:paraId="42334C2A" w14:textId="77777777" w:rsidTr="009112C4">
        <w:tc>
          <w:tcPr>
            <w:tcW w:w="3009" w:type="dxa"/>
          </w:tcPr>
          <w:p w14:paraId="665AB96B" w14:textId="77777777" w:rsidR="000045AB" w:rsidRDefault="000045AB" w:rsidP="009112C4">
            <w:r>
              <w:t>Semester</w:t>
            </w:r>
          </w:p>
        </w:tc>
        <w:tc>
          <w:tcPr>
            <w:tcW w:w="3009" w:type="dxa"/>
          </w:tcPr>
          <w:p w14:paraId="41883648" w14:textId="77777777" w:rsidR="000045AB" w:rsidRDefault="000045AB" w:rsidP="009112C4">
            <w:r>
              <w:t>Main activities</w:t>
            </w:r>
          </w:p>
        </w:tc>
        <w:tc>
          <w:tcPr>
            <w:tcW w:w="3009" w:type="dxa"/>
          </w:tcPr>
          <w:p w14:paraId="21973E07" w14:textId="77777777" w:rsidR="000045AB" w:rsidRDefault="000045AB" w:rsidP="009112C4">
            <w:r>
              <w:t>Milestone</w:t>
            </w:r>
          </w:p>
        </w:tc>
      </w:tr>
      <w:tr w:rsidR="000045AB" w14:paraId="2801780A" w14:textId="77777777" w:rsidTr="009112C4">
        <w:tc>
          <w:tcPr>
            <w:tcW w:w="3009" w:type="dxa"/>
          </w:tcPr>
          <w:p w14:paraId="44FDB4E2" w14:textId="77777777" w:rsidR="000045AB" w:rsidRDefault="000045AB" w:rsidP="009112C4">
            <w:r>
              <w:t>Semester 1</w:t>
            </w:r>
          </w:p>
        </w:tc>
        <w:tc>
          <w:tcPr>
            <w:tcW w:w="3009" w:type="dxa"/>
          </w:tcPr>
          <w:p w14:paraId="541122D5" w14:textId="77777777" w:rsidR="000045AB" w:rsidRDefault="000045AB" w:rsidP="009112C4">
            <w:r>
              <w:t>Research; obtain and clean dataset; explore sales patterns</w:t>
            </w:r>
          </w:p>
        </w:tc>
        <w:tc>
          <w:tcPr>
            <w:tcW w:w="3009" w:type="dxa"/>
          </w:tcPr>
          <w:p w14:paraId="30723253" w14:textId="77777777" w:rsidR="000045AB" w:rsidRDefault="000045AB" w:rsidP="009112C4">
            <w:r>
              <w:t>Clean dataset and initial charts</w:t>
            </w:r>
          </w:p>
        </w:tc>
      </w:tr>
      <w:tr w:rsidR="000045AB" w14:paraId="13DCA0FE" w14:textId="77777777" w:rsidTr="009112C4">
        <w:tc>
          <w:tcPr>
            <w:tcW w:w="3009" w:type="dxa"/>
          </w:tcPr>
          <w:p w14:paraId="5B66E1F6" w14:textId="77777777" w:rsidR="000045AB" w:rsidRDefault="000045AB" w:rsidP="009112C4">
            <w:r>
              <w:t>Semester 2</w:t>
            </w:r>
          </w:p>
        </w:tc>
        <w:tc>
          <w:tcPr>
            <w:tcW w:w="3009" w:type="dxa"/>
          </w:tcPr>
          <w:p w14:paraId="14F77B67" w14:textId="77777777" w:rsidR="000045AB" w:rsidRDefault="000045AB" w:rsidP="009112C4">
            <w:r>
              <w:t>Build forecasting models; compare errors; develop dashboard; write report</w:t>
            </w:r>
          </w:p>
        </w:tc>
        <w:tc>
          <w:tcPr>
            <w:tcW w:w="3009" w:type="dxa"/>
          </w:tcPr>
          <w:p w14:paraId="7545DA82" w14:textId="77777777" w:rsidR="000045AB" w:rsidRDefault="000045AB" w:rsidP="009112C4">
            <w:r>
              <w:t>Final dashboard and project report</w:t>
            </w:r>
          </w:p>
        </w:tc>
      </w:tr>
    </w:tbl>
    <w:p w14:paraId="4E437A27" w14:textId="77777777" w:rsidR="006761A7" w:rsidRDefault="006761A7" w:rsidP="000045AB"/>
    <w:p w14:paraId="1218FC2E" w14:textId="77777777" w:rsidR="000045AB" w:rsidRPr="001C3FD8" w:rsidRDefault="000045AB" w:rsidP="000045AB">
      <w:pPr>
        <w:rPr>
          <w:b/>
        </w:rPr>
      </w:pPr>
      <w:r w:rsidRPr="001C3FD8">
        <w:rPr>
          <w:b/>
        </w:rPr>
        <w:t>References</w:t>
      </w:r>
    </w:p>
    <w:p w14:paraId="638F2442" w14:textId="77777777" w:rsidR="000045AB" w:rsidRDefault="000045AB" w:rsidP="000045AB">
      <w:r>
        <w:t>Chen, D. (2015) Online Retail [Dataset]. UCI Machine Learning Repository. Available at: https://doi.org/10.24432/C5BW33 (Accessed: 14 October 2026).</w:t>
      </w:r>
    </w:p>
    <w:p w14:paraId="056EF6FC" w14:textId="77777777" w:rsidR="000045AB" w:rsidRDefault="000045AB" w:rsidP="000045AB">
      <w:r>
        <w:t>Hyndman, R.J. and Athanasopoulos, G. (2021) Forecasting: Principles and Practice. 3rd edn. Melbourne: OTexts. Available at: https://otexts.com/fpp3/ (Accessed: 14 October 2026).</w:t>
      </w:r>
    </w:p>
    <w:p w14:paraId="0D05D075" w14:textId="77777777" w:rsidR="000045AB" w:rsidRDefault="000045AB" w:rsidP="000045AB">
      <w:r>
        <w:t>scikit-learn developers (n.d.) Time-related feature engineering. Available at: https://scikit-learn.org/stable/auto_examples/applications/plot_cyclical_feature_engineering.html (Accessed: 14 October 2026).</w:t>
      </w:r>
    </w:p>
    <w:p w14:paraId="4081BEE4" w14:textId="1942125F" w:rsidR="0013246E" w:rsidRDefault="000045AB">
      <w:r>
        <w:t>UCI Machine Learning Repository (n.d.) Online Retail. Available at: https://archive.ics.uci.edu/dataset/352/online+retail (Accessed: 14 October 2026).</w:t>
      </w:r>
    </w:p>
    <w:p w14:paraId="41E9DF8A" w14:textId="0AEC6583" w:rsidR="00EF3B0D" w:rsidRDefault="00EF3B0D">
      <w:r>
        <w:lastRenderedPageBreak/>
        <w:t>Github repository</w:t>
      </w:r>
      <w:bookmarkStart w:id="44" w:name="_GoBack"/>
      <w:bookmarkEnd w:id="44"/>
    </w:p>
    <w:p w14:paraId="4FB1AFDF" w14:textId="77777777" w:rsidR="00EF3B0D" w:rsidRDefault="00EF3B0D"/>
    <w:p w14:paraId="2D44DB4A" w14:textId="77777777" w:rsidR="00EF3B0D" w:rsidRDefault="00EF3B0D"/>
    <w:p w14:paraId="459D62F3" w14:textId="77777777" w:rsidR="00EF3B0D" w:rsidRDefault="00EF3B0D">
      <w:pPr>
        <w:sectPr w:rsidR="00EF3B0D">
          <w:pgSz w:w="11906" w:h="16838"/>
          <w:pgMar w:top="1440" w:right="1440" w:bottom="1440" w:left="1440" w:header="708" w:footer="708" w:gutter="0"/>
          <w:pgNumType w:start="1"/>
          <w:cols w:space="720"/>
        </w:sectPr>
      </w:pPr>
    </w:p>
    <w:p w14:paraId="6355C16D" w14:textId="77777777" w:rsidR="0051184F" w:rsidRDefault="0051184F" w:rsidP="009E2352"/>
    <w:sectPr w:rsidR="0051184F" w:rsidSect="009319F2">
      <w:footerReference w:type="default" r:id="rId1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64D8EC" w14:textId="77777777" w:rsidR="005127C4" w:rsidRDefault="005127C4">
      <w:pPr>
        <w:spacing w:after="0" w:line="240" w:lineRule="auto"/>
      </w:pPr>
      <w:r>
        <w:separator/>
      </w:r>
    </w:p>
  </w:endnote>
  <w:endnote w:type="continuationSeparator" w:id="0">
    <w:p w14:paraId="75E9BDEB" w14:textId="77777777" w:rsidR="005127C4" w:rsidRDefault="00512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7BB29B9-69A4-40F4-93DE-0747F6C8CA91}"/>
    <w:embedBold r:id="rId2" w:fontKey="{E3BDF789-64D3-4F7B-B59C-166E7EAAFED0}"/>
    <w:embedItalic r:id="rId3" w:fontKey="{0136F851-E0C7-4DEC-BD92-F6805F89A731}"/>
  </w:font>
  <w:font w:name="Aptos Display">
    <w:altName w:val="Arial"/>
    <w:charset w:val="00"/>
    <w:family w:val="swiss"/>
    <w:pitch w:val="variable"/>
    <w:sig w:usb0="00000001" w:usb1="00000003" w:usb2="00000000" w:usb3="00000000" w:csb0="0000019F" w:csb1="00000000"/>
    <w:embedRegular r:id="rId4" w:fontKey="{4491D4E3-7B10-4D04-BA6E-8FD45B53541C}"/>
  </w:font>
  <w:font w:name="Segoe UI">
    <w:panose1 w:val="020B0502040204020203"/>
    <w:charset w:val="00"/>
    <w:family w:val="swiss"/>
    <w:pitch w:val="variable"/>
    <w:sig w:usb0="E4002EFF" w:usb1="C000E47F" w:usb2="00000009" w:usb3="00000000" w:csb0="000001FF" w:csb1="00000000"/>
    <w:embedRegular r:id="rId5" w:fontKey="{21111A46-0B4A-481A-88C3-F88745183D41}"/>
  </w:font>
  <w:font w:name="Aptos">
    <w:altName w:val="Arial"/>
    <w:charset w:val="00"/>
    <w:family w:val="swiss"/>
    <w:pitch w:val="variable"/>
    <w:sig w:usb0="00000001" w:usb1="00000003" w:usb2="00000000" w:usb3="00000000" w:csb0="0000019F" w:csb1="00000000"/>
    <w:embedRegular r:id="rId6" w:fontKey="{5DFD61AB-86CC-4426-8306-CCA70EA5FEE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EF3B0D">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294BDD" w14:textId="77777777" w:rsidR="005127C4" w:rsidRDefault="005127C4">
      <w:pPr>
        <w:spacing w:after="0" w:line="240" w:lineRule="auto"/>
      </w:pPr>
      <w:r>
        <w:separator/>
      </w:r>
    </w:p>
  </w:footnote>
  <w:footnote w:type="continuationSeparator" w:id="0">
    <w:p w14:paraId="69236685" w14:textId="77777777" w:rsidR="005127C4" w:rsidRDefault="005127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86A1F"/>
    <w:multiLevelType w:val="multilevel"/>
    <w:tmpl w:val="C8F8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6"/>
  </w:num>
  <w:num w:numId="6">
    <w:abstractNumId w:val="3"/>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84F"/>
    <w:rsid w:val="000045AB"/>
    <w:rsid w:val="000D0798"/>
    <w:rsid w:val="0013246E"/>
    <w:rsid w:val="0018419E"/>
    <w:rsid w:val="001C3FD8"/>
    <w:rsid w:val="001D1776"/>
    <w:rsid w:val="00216E60"/>
    <w:rsid w:val="0023066A"/>
    <w:rsid w:val="0024408F"/>
    <w:rsid w:val="00271667"/>
    <w:rsid w:val="003530A8"/>
    <w:rsid w:val="003E1F7C"/>
    <w:rsid w:val="004D5558"/>
    <w:rsid w:val="004F5038"/>
    <w:rsid w:val="0051184F"/>
    <w:rsid w:val="005127C4"/>
    <w:rsid w:val="005210AB"/>
    <w:rsid w:val="00553693"/>
    <w:rsid w:val="005D1C3D"/>
    <w:rsid w:val="00636148"/>
    <w:rsid w:val="00644D4C"/>
    <w:rsid w:val="006472E4"/>
    <w:rsid w:val="006565F5"/>
    <w:rsid w:val="006761A7"/>
    <w:rsid w:val="007E636C"/>
    <w:rsid w:val="00891F35"/>
    <w:rsid w:val="008E2ABE"/>
    <w:rsid w:val="008F7190"/>
    <w:rsid w:val="009041D3"/>
    <w:rsid w:val="00912193"/>
    <w:rsid w:val="009319F2"/>
    <w:rsid w:val="009C1024"/>
    <w:rsid w:val="009E1379"/>
    <w:rsid w:val="009E2352"/>
    <w:rsid w:val="00A034FB"/>
    <w:rsid w:val="00A94B9D"/>
    <w:rsid w:val="00AE1EC4"/>
    <w:rsid w:val="00C0515F"/>
    <w:rsid w:val="00C74121"/>
    <w:rsid w:val="00C8793D"/>
    <w:rsid w:val="00D64E0F"/>
    <w:rsid w:val="00D65616"/>
    <w:rsid w:val="00DA61F3"/>
    <w:rsid w:val="00DB4F8F"/>
    <w:rsid w:val="00E50787"/>
    <w:rsid w:val="00E73B14"/>
    <w:rsid w:val="00E954E5"/>
    <w:rsid w:val="00EF0CC5"/>
    <w:rsid w:val="00EF3B0D"/>
    <w:rsid w:val="00FE127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styleId="BalloonText">
    <w:name w:val="Balloon Text"/>
    <w:basedOn w:val="Normal"/>
    <w:link w:val="BalloonTextChar"/>
    <w:uiPriority w:val="99"/>
    <w:semiHidden/>
    <w:unhideWhenUsed/>
    <w:rsid w:val="001324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4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933505">
      <w:bodyDiv w:val="1"/>
      <w:marLeft w:val="0"/>
      <w:marRight w:val="0"/>
      <w:marTop w:val="0"/>
      <w:marBottom w:val="0"/>
      <w:divBdr>
        <w:top w:val="none" w:sz="0" w:space="0" w:color="auto"/>
        <w:left w:val="none" w:sz="0" w:space="0" w:color="auto"/>
        <w:bottom w:val="none" w:sz="0" w:space="0" w:color="auto"/>
        <w:right w:val="none" w:sz="0" w:space="0" w:color="auto"/>
      </w:divBdr>
      <w:divsChild>
        <w:div w:id="1910925292">
          <w:marLeft w:val="0"/>
          <w:marRight w:val="0"/>
          <w:marTop w:val="0"/>
          <w:marBottom w:val="0"/>
          <w:divBdr>
            <w:top w:val="none" w:sz="0" w:space="0" w:color="auto"/>
            <w:left w:val="none" w:sz="0" w:space="0" w:color="auto"/>
            <w:bottom w:val="none" w:sz="0" w:space="0" w:color="auto"/>
            <w:right w:val="none" w:sz="0" w:space="0" w:color="auto"/>
          </w:divBdr>
        </w:div>
      </w:divsChild>
    </w:div>
    <w:div w:id="1053306659">
      <w:bodyDiv w:val="1"/>
      <w:marLeft w:val="0"/>
      <w:marRight w:val="0"/>
      <w:marTop w:val="0"/>
      <w:marBottom w:val="0"/>
      <w:divBdr>
        <w:top w:val="none" w:sz="0" w:space="0" w:color="auto"/>
        <w:left w:val="none" w:sz="0" w:space="0" w:color="auto"/>
        <w:bottom w:val="none" w:sz="0" w:space="0" w:color="auto"/>
        <w:right w:val="none" w:sz="0" w:space="0" w:color="auto"/>
      </w:divBdr>
      <w:divsChild>
        <w:div w:id="1235704422">
          <w:marLeft w:val="0"/>
          <w:marRight w:val="0"/>
          <w:marTop w:val="0"/>
          <w:marBottom w:val="0"/>
          <w:divBdr>
            <w:top w:val="none" w:sz="0" w:space="0" w:color="auto"/>
            <w:left w:val="none" w:sz="0" w:space="0" w:color="auto"/>
            <w:bottom w:val="none" w:sz="0" w:space="0" w:color="auto"/>
            <w:right w:val="none" w:sz="0" w:space="0" w:color="auto"/>
          </w:divBdr>
        </w:div>
      </w:divsChild>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0A704BA7-5669-4297-AFAE-EE3DAA821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User</cp:lastModifiedBy>
  <cp:revision>55</cp:revision>
  <dcterms:created xsi:type="dcterms:W3CDTF">2026-04-19T21:12:00Z</dcterms:created>
  <dcterms:modified xsi:type="dcterms:W3CDTF">2026-10-19T15:33:00Z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